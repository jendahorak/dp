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7FC5AD03" w14:textId="77777777" w:rsidR="00D85329" w:rsidRPr="001F6849" w:rsidRDefault="00D85329" w:rsidP="00D85329">
      <w:pPr>
        <w:spacing w:after="0" w:line="240" w:lineRule="auto"/>
        <w:jc w:val="center"/>
        <w:rPr>
          <w:rFonts w:eastAsia="Times New Roman" w:cs="Times New Roman"/>
          <w:b/>
          <w:bCs/>
          <w:sz w:val="28"/>
          <w:szCs w:val="28"/>
          <w:lang w:eastAsia="cs-CZ"/>
        </w:rPr>
      </w:pPr>
      <w:r w:rsidRPr="001F6849">
        <w:rPr>
          <w:rFonts w:eastAsia="Times New Roman" w:cs="Times New Roman"/>
          <w:b/>
          <w:bCs/>
          <w:sz w:val="28"/>
          <w:szCs w:val="28"/>
          <w:lang w:eastAsia="cs-CZ"/>
        </w:rPr>
        <w:t>Zásady pro vypracování:</w:t>
      </w:r>
    </w:p>
    <w:p w14:paraId="49D58C50" w14:textId="77777777" w:rsidR="00530769" w:rsidRPr="001F6849" w:rsidRDefault="00530769" w:rsidP="00530769">
      <w:pPr>
        <w:pStyle w:val="Normlnprvnodsazen"/>
      </w:pP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04E410C3"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1B4DD5">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pp3J8rnX/j9CWgM9V","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(Guo, Goodchild, Annoni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0DBB450C" w14:textId="7D423F99" w:rsidR="00A450C9" w:rsidRDefault="00D36A82" w:rsidP="001F1455">
      <w:pPr>
        <w:pStyle w:val="Normlnprvnodsazen"/>
      </w:pPr>
      <w:commentRangeStart w:id="38"/>
      <w:commentRangeStart w:id="39"/>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VGE. Při tvorbě virtuální reality však klade více důraz na termín </w:t>
      </w:r>
      <w:proofErr w:type="spellStart"/>
      <w:r w:rsidRPr="001F6849">
        <w:rPr>
          <w:i/>
          <w:iCs/>
        </w:rPr>
        <w:t>perception</w:t>
      </w:r>
      <w:proofErr w:type="spellEnd"/>
      <w:r w:rsidRPr="001F6849">
        <w:rPr>
          <w:i/>
          <w:iCs/>
        </w:rPr>
        <w:t xml:space="preserve"> </w:t>
      </w:r>
      <w:proofErr w:type="spellStart"/>
      <w:r w:rsidRPr="001F6849">
        <w:rPr>
          <w:i/>
          <w:iCs/>
        </w:rPr>
        <w:t>engeneering</w:t>
      </w:r>
      <w:proofErr w:type="spellEnd"/>
      <w:r w:rsidRPr="001F6849">
        <w:t xml:space="preserve">, tedy na korektní tvorbu samotného zážitku, více nežli na tvorbu virtuálního prostředí. </w:t>
      </w:r>
      <w:commentRangeEnd w:id="38"/>
      <w:r w:rsidR="00FB781A" w:rsidRPr="001F6849">
        <w:rPr>
          <w:rStyle w:val="CommentReference"/>
          <w:lang w:eastAsia="en-US"/>
        </w:rPr>
        <w:commentReference w:id="38"/>
      </w:r>
      <w:commentRangeEnd w:id="39"/>
      <w:r w:rsidR="00BC59E7" w:rsidRPr="001F6849">
        <w:rPr>
          <w:rStyle w:val="CommentReference"/>
          <w:lang w:eastAsia="en-US"/>
        </w:rPr>
        <w:commentReference w:id="39"/>
      </w:r>
      <w:ins w:id="40" w:author="Jan Horák" w:date="2023-06-15T11:27:00Z">
        <w:r w:rsidR="00A450C9"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41" w:author="Jan Horák" w:date="2023-06-15T11:40:00Z">
        <w:r w:rsidR="00713779" w:rsidRPr="001F6849">
          <w:t>íra</w:t>
        </w:r>
      </w:ins>
      <w:ins w:id="42" w:author="Jan Horák" w:date="2023-06-15T11:41:00Z">
        <w:r w:rsidR="00713779" w:rsidRPr="001F6849">
          <w:t xml:space="preserve"> imerze</w:t>
        </w:r>
      </w:ins>
      <w:r w:rsidR="00713779">
        <w:t xml:space="preserve"> </w:t>
      </w:r>
      <w:ins w:id="43" w:author="Jan Horák" w:date="2023-06-15T11:42:00Z">
        <w:r w:rsidR="00713779" w:rsidRPr="001F6849">
          <w:t xml:space="preserve">určována především </w:t>
        </w:r>
      </w:ins>
      <w:ins w:id="44" w:author="Jan Horák" w:date="2023-06-15T11:46:00Z">
        <w:r w:rsidR="00713779" w:rsidRPr="001F6849">
          <w:t>úrovní,</w:t>
        </w:r>
      </w:ins>
      <w:ins w:id="45" w:author="Jan Horák" w:date="2023-06-15T11:42:00Z">
        <w:r w:rsidR="00713779" w:rsidRPr="001F6849">
          <w:t xml:space="preserve"> do jaké umožňuje hardware a software </w:t>
        </w:r>
      </w:ins>
      <w:ins w:id="46" w:author="Jan Horák" w:date="2023-06-15T11:43:00Z">
        <w:r w:rsidR="00713779" w:rsidRPr="001F6849">
          <w:t>naplnit tvorbu virtuálního prostředí, interaktivit</w:t>
        </w:r>
      </w:ins>
      <w:ins w:id="47" w:author="Jan Horák" w:date="2023-06-15T11:47:00Z">
        <w:r w:rsidR="00713779" w:rsidRPr="001F6849">
          <w:t>u</w:t>
        </w:r>
      </w:ins>
      <w:ins w:id="48" w:author="Jan Horák" w:date="2023-06-15T11:43:00Z">
        <w:r w:rsidR="00713779" w:rsidRPr="001F6849">
          <w:t xml:space="preserve"> informační intenzity atd. </w:t>
        </w:r>
      </w:ins>
      <w:r w:rsidR="00713779" w:rsidRPr="001F6849">
        <w:t xml:space="preserve">Míra imerze tedy závisí na tom, jaké smysly jsou ovlivněny virtuální realitou. </w:t>
      </w:r>
      <w:ins w:id="49" w:author="Jan Horák" w:date="2023-06-15T11:44:00Z">
        <w:r w:rsidR="00713779" w:rsidRPr="001F6849">
          <w:t>Tato schopnost je primárně ovlivňována kompetencí hardwaru tudíž je možné jej dělit dle použitých zobrazovací</w:t>
        </w:r>
      </w:ins>
      <w:ins w:id="50" w:author="Jan Horák" w:date="2023-06-15T11:45:00Z">
        <w:r w:rsidR="00713779" w:rsidRPr="001F6849">
          <w:t>ch</w:t>
        </w:r>
      </w:ins>
      <w:ins w:id="51" w:author="Jan Horák" w:date="2023-06-15T11:44:00Z">
        <w:r w:rsidR="00713779" w:rsidRPr="001F6849">
          <w:t xml:space="preserve"> zařízení</w:t>
        </w:r>
      </w:ins>
      <w:r w:rsidR="00713779" w:rsidRPr="001F6849">
        <w:t xml:space="preserve"> (vizuální, zvykové, haptické)</w:t>
      </w:r>
      <w:ins w:id="52"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3" w:author="Jan Horák" w:date="2023-06-15T11:46:00Z">
        <w:r w:rsidR="00713779" w:rsidRPr="001F6849">
          <w:t xml:space="preserve"> (</w:t>
        </w:r>
        <w:r w:rsidR="00713779" w:rsidRPr="001F6849">
          <w:rPr>
            <w:highlight w:val="yellow"/>
            <w:rPrChange w:id="54"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lastRenderedPageBreak/>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26EBBD45" w14:textId="7B90C783" w:rsidR="006E31FC" w:rsidRPr="005B23C8" w:rsidRDefault="006E31FC" w:rsidP="006E31FC">
      <w:pPr>
        <w:rPr>
          <w:lang w:eastAsia="cs-CZ"/>
        </w:rPr>
      </w:pPr>
      <w:r>
        <w:rPr>
          <w:lang w:eastAsia="cs-CZ"/>
        </w:rPr>
        <w:t>Kartografie v posledních 30 letech prošla tzv. „</w:t>
      </w:r>
      <w:proofErr w:type="spellStart"/>
      <w:r>
        <w:rPr>
          <w:lang w:eastAsia="cs-CZ"/>
        </w:rPr>
        <w:t>geoinformatizací</w:t>
      </w:r>
      <w:proofErr w:type="spellEnd"/>
      <w:r>
        <w:rPr>
          <w:lang w:eastAsia="cs-CZ"/>
        </w:rPr>
        <w:t xml:space="preserve">“, kdy se od papírových map přešlo k digitalizaci a automatizaci analytických i vizualizačních procesů. Digitalizace dále umožnila nové způsoby interakce a dynamické práce s prostorovými daty, a to skrze geografické informační systémy GIS </w:t>
      </w:r>
      <w:r w:rsidRPr="006E31FC">
        <w:rPr>
          <w:highlight w:val="yellow"/>
          <w:lang w:val="en-US" w:eastAsia="cs-CZ"/>
        </w:rPr>
        <w:t xml:space="preserve">#todo </w:t>
      </w:r>
      <w:proofErr w:type="spellStart"/>
      <w:r w:rsidRPr="006E31FC">
        <w:rPr>
          <w:highlight w:val="yellow"/>
          <w:lang w:val="en-US" w:eastAsia="cs-CZ"/>
        </w:rPr>
        <w:t>citovat</w:t>
      </w:r>
      <w:proofErr w:type="spellEnd"/>
      <w:r w:rsidRPr="006E31FC">
        <w:rPr>
          <w:highlight w:val="yellow"/>
          <w:lang w:val="en-US" w:eastAsia="cs-CZ"/>
        </w:rPr>
        <w:t xml:space="preserve"> </w:t>
      </w:r>
      <w:proofErr w:type="spellStart"/>
      <w:r w:rsidRPr="006E31FC">
        <w:rPr>
          <w:highlight w:val="yellow"/>
          <w:lang w:val="en-US" w:eastAsia="cs-CZ"/>
        </w:rPr>
        <w:t>kone</w:t>
      </w:r>
      <w:r w:rsidRPr="006E31FC">
        <w:rPr>
          <w:highlight w:val="yellow"/>
          <w:lang w:eastAsia="cs-CZ"/>
        </w:rPr>
        <w:t>čného</w:t>
      </w:r>
      <w:proofErr w:type="spellEnd"/>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 </w:t>
      </w:r>
      <w:r w:rsidR="00401020" w:rsidRPr="00401020">
        <w:rPr>
          <w:highlight w:val="yellow"/>
          <w:lang w:val="en-US" w:eastAsia="cs-CZ"/>
        </w:rPr>
        <w:t xml:space="preserve">#citovat </w:t>
      </w:r>
      <w:proofErr w:type="spellStart"/>
      <w:r w:rsidR="00401020" w:rsidRPr="00401020">
        <w:rPr>
          <w:highlight w:val="yellow"/>
          <w:lang w:val="en-US" w:eastAsia="cs-CZ"/>
        </w:rPr>
        <w:t>kvardu</w:t>
      </w:r>
      <w:proofErr w:type="spellEnd"/>
      <w:r w:rsidR="00212457">
        <w:rPr>
          <w:lang w:val="en-US" w:eastAsia="cs-CZ"/>
        </w:rPr>
        <w:t xml:space="preserve">. </w:t>
      </w:r>
      <w:proofErr w:type="spellStart"/>
      <w:r w:rsidR="005B23C8">
        <w:rPr>
          <w:lang w:val="en-US" w:eastAsia="cs-CZ"/>
        </w:rPr>
        <w:t>Obecn</w:t>
      </w:r>
      <w:proofErr w:type="spellEnd"/>
      <w:r w:rsidR="005B23C8">
        <w:rPr>
          <w:lang w:eastAsia="cs-CZ"/>
        </w:rPr>
        <w:t xml:space="preserve">ý přehled témat v kartografii využívajících 3D prostředí a různých úrovní jejich </w:t>
      </w:r>
      <w:r w:rsidR="00212457">
        <w:rPr>
          <w:lang w:eastAsia="cs-CZ"/>
        </w:rPr>
        <w:t>vizualizace</w:t>
      </w:r>
      <w:r w:rsidR="005B23C8">
        <w:rPr>
          <w:lang w:eastAsia="cs-CZ"/>
        </w:rPr>
        <w:t xml:space="preserve"> poskytuje </w:t>
      </w:r>
      <w:r w:rsidR="005B23C8">
        <w:rPr>
          <w:lang w:eastAsia="cs-CZ"/>
        </w:rPr>
        <w:fldChar w:fldCharType="begin"/>
      </w:r>
      <w:r w:rsidR="005B23C8">
        <w:rPr>
          <w:lang w:eastAsia="cs-CZ"/>
        </w:rPr>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005B23C8">
        <w:rPr>
          <w:lang w:eastAsia="cs-CZ"/>
        </w:rPr>
        <w:fldChar w:fldCharType="separate"/>
      </w:r>
      <w:r w:rsidR="005B23C8" w:rsidRPr="005B23C8">
        <w:t>(Herman 2019)</w:t>
      </w:r>
      <w:r w:rsidR="005B23C8">
        <w:rPr>
          <w:lang w:eastAsia="cs-CZ"/>
        </w:rPr>
        <w:fldChar w:fldCharType="end"/>
      </w:r>
      <w:r w:rsidR="005B23C8">
        <w:rPr>
          <w:lang w:eastAsia="cs-CZ"/>
        </w:rPr>
        <w:t xml:space="preserve">. Jedná se o: topografická data a analýz nad nimi, 3D katastr, dokumentace a uchování kulturního dědictví, </w:t>
      </w:r>
      <w:r w:rsidR="00212457">
        <w:rPr>
          <w:lang w:eastAsia="cs-CZ"/>
        </w:rPr>
        <w:t xml:space="preserve">virtuální turismus, výuka geografie, orientace a navigace v zastavěných oblastech, vizualizace v hydrologii, podpora při krizovém řízení, vojenské simulace, geologie a geofyzika, meteorologie a teplotní, hlukové, ekologické </w:t>
      </w:r>
      <w:proofErr w:type="gramStart"/>
      <w:r w:rsidR="00212457">
        <w:rPr>
          <w:lang w:eastAsia="cs-CZ"/>
        </w:rPr>
        <w:t>a  hlukové</w:t>
      </w:r>
      <w:proofErr w:type="gramEnd"/>
      <w:r w:rsidR="00212457">
        <w:rPr>
          <w:lang w:eastAsia="cs-CZ"/>
        </w:rPr>
        <w:t xml:space="preserve"> studie urbánních prostředí, modelování budov a facility management. </w:t>
      </w:r>
    </w:p>
    <w:p w14:paraId="06BFD0A2" w14:textId="4D2DBBE9" w:rsidR="00401020" w:rsidRDefault="00401020" w:rsidP="00401020">
      <w:pPr>
        <w:pStyle w:val="Normlnprvnodsazen"/>
        <w:ind w:firstLine="0"/>
        <w:rPr>
          <w:b/>
          <w:bCs/>
          <w:lang w:val="en-US"/>
        </w:rPr>
      </w:pPr>
      <w:r w:rsidRPr="00401020">
        <w:rPr>
          <w:b/>
          <w:bCs/>
          <w:lang w:val="en-US"/>
        </w:rPr>
        <w:t>VGE</w:t>
      </w:r>
    </w:p>
    <w:p w14:paraId="75C1941C" w14:textId="4CD2091F" w:rsidR="00401020" w:rsidRPr="00401020" w:rsidRDefault="005B23C8" w:rsidP="005B23C8">
      <w:pPr>
        <w:pStyle w:val="Normlnprvnodsazen"/>
        <w:ind w:firstLine="0"/>
        <w:rPr>
          <w:b/>
          <w:bCs/>
          <w:lang w:val="en-US"/>
        </w:rPr>
      </w:pPr>
      <w:r w:rsidRPr="005B23C8">
        <w:rPr>
          <w:b/>
          <w:bCs/>
          <w:highlight w:val="yellow"/>
          <w:lang w:val="en-US"/>
        </w:rPr>
        <w:t xml:space="preserve">#problem – jak to </w:t>
      </w:r>
      <w:proofErr w:type="spellStart"/>
      <w:r w:rsidRPr="005B23C8">
        <w:rPr>
          <w:b/>
          <w:bCs/>
          <w:highlight w:val="yellow"/>
          <w:lang w:val="en-US"/>
        </w:rPr>
        <w:t>zjednodusit</w:t>
      </w:r>
      <w:proofErr w:type="spellEnd"/>
      <w:r w:rsidRPr="005B23C8">
        <w:rPr>
          <w:b/>
          <w:bCs/>
          <w:highlight w:val="yellow"/>
          <w:lang w:val="en-US"/>
        </w:rPr>
        <w:t xml:space="preserve">, </w:t>
      </w:r>
      <w:proofErr w:type="spellStart"/>
      <w:r w:rsidRPr="005B23C8">
        <w:rPr>
          <w:b/>
          <w:bCs/>
          <w:highlight w:val="yellow"/>
          <w:lang w:val="en-US"/>
        </w:rPr>
        <w:t>prilis</w:t>
      </w:r>
      <w:proofErr w:type="spellEnd"/>
      <w:r w:rsidRPr="005B23C8">
        <w:rPr>
          <w:b/>
          <w:bCs/>
          <w:highlight w:val="yellow"/>
          <w:lang w:val="en-US"/>
        </w:rPr>
        <w:t xml:space="preserve"> </w:t>
      </w:r>
      <w:proofErr w:type="spellStart"/>
      <w:r w:rsidRPr="005B23C8">
        <w:rPr>
          <w:b/>
          <w:bCs/>
          <w:highlight w:val="yellow"/>
          <w:lang w:val="en-US"/>
        </w:rPr>
        <w:t>teorie</w:t>
      </w:r>
      <w:proofErr w:type="spellEnd"/>
    </w:p>
    <w:p w14:paraId="47FF0C74" w14:textId="7C42F422" w:rsidR="001F1455" w:rsidRDefault="006E31FC" w:rsidP="00212457">
      <w:pPr>
        <w:rPr>
          <w:rStyle w:val="CommentReference"/>
        </w:rPr>
      </w:pPr>
      <w:r w:rsidRPr="001F6849">
        <w:rPr>
          <w:lang w:eastAsia="cs-CZ"/>
        </w:rPr>
        <w:lastRenderedPageBreak/>
        <w:t xml:space="preserve">3D kartografická vizualizace na webu není příliš rozšířená </w:t>
      </w:r>
      <w:r w:rsidRPr="001F6849">
        <w:rPr>
          <w:lang w:eastAsia="cs-CZ"/>
        </w:rPr>
        <w:fldChar w:fldCharType="begin"/>
      </w:r>
      <w:r w:rsidRPr="001F6849">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1F6849">
        <w:rPr>
          <w:lang w:eastAsia="cs-CZ"/>
        </w:rPr>
        <w:fldChar w:fldCharType="separate"/>
      </w:r>
      <w:r w:rsidRPr="001F6849">
        <w:t>(Cibula 2021)</w:t>
      </w:r>
      <w:r w:rsidRPr="001F6849">
        <w:rPr>
          <w:lang w:eastAsia="cs-CZ"/>
        </w:rPr>
        <w:fldChar w:fldCharType="end"/>
      </w:r>
      <w:r w:rsidRPr="001F6849">
        <w:rPr>
          <w:lang w:eastAsia="cs-CZ"/>
        </w:rPr>
        <w:t xml:space="preserve">, 3D kartografická vizualizace v rámci virtuální reality pak ještě méně. </w:t>
      </w:r>
    </w:p>
    <w:p w14:paraId="289EC07E" w14:textId="7429F4D1" w:rsidR="00212457" w:rsidRP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2714887E" w14:textId="454A1A9B" w:rsidR="008D1D5F" w:rsidRPr="001F6849" w:rsidRDefault="008D1D5F" w:rsidP="008D1D5F">
      <w:pPr>
        <w:pStyle w:val="Malnadpis"/>
      </w:pPr>
      <w:proofErr w:type="spellStart"/>
      <w:r w:rsidRPr="001F6849">
        <w:t>Metaverse</w:t>
      </w:r>
      <w:proofErr w:type="spellEnd"/>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0BCB2093"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5" w:author="Jan Horák" w:date="2023-06-15T11:49:00Z">
        <w:r w:rsidR="007854CF" w:rsidRPr="001F6849" w:rsidDel="00BC59E7">
          <w:delText>Virutální</w:delText>
        </w:r>
      </w:del>
      <w:ins w:id="56" w:author="Jan Horák" w:date="2023-06-15T11:49:00Z">
        <w:r w:rsidR="00BC59E7" w:rsidRPr="001F6849">
          <w:t>Virtuální</w:t>
        </w:r>
      </w:ins>
      <w:r w:rsidR="007854CF" w:rsidRPr="001F6849">
        <w:t xml:space="preserve"> svět, </w:t>
      </w:r>
      <w:del w:id="57" w:author="Jan Horák" w:date="2023-06-15T11:49:00Z">
        <w:r w:rsidR="007854CF" w:rsidRPr="001F6849" w:rsidDel="00BC59E7">
          <w:delText>Účastník</w:delText>
        </w:r>
      </w:del>
      <w:proofErr w:type="spellStart"/>
      <w:ins w:id="58"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9" w:author="Jan Horák" w:date="2023-06-15T11:48:00Z">
        <w:r w:rsidR="00BC59E7" w:rsidRPr="001F6849">
          <w:t xml:space="preserve">a </w:t>
        </w:r>
      </w:ins>
      <w:del w:id="60" w:author="Jan Horák" w:date="2023-06-15T11:48:00Z">
        <w:r w:rsidR="003061F0" w:rsidRPr="001F6849" w:rsidDel="00BC59E7">
          <w:delText>a Účastník</w:delText>
        </w:r>
      </w:del>
      <w:ins w:id="61"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1B4DD5">
        <w:instrText xml:space="preserve"> ADDIN ZOTERO_ITEM CSL_CITATION {"citationID":"3CtlPLsy","properties":{"formattedCitation":"(Coltekin et al. 2020)","plainCitation":"(Coltekin et al. 2020)","noteIndex":0},"citationItems":[{"id":"pp3J8rnX/7ef1xh4H","uris":["http://zotero.org/groups/4599106/items/F54Y7ICM"],"itemData":{"id":"9DyV48Zt/oRbg8WmZ","type":"article-journal","abstract":"This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(Coltekin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2"/>
      <w:commentRangeEnd w:id="62"/>
      <w:r w:rsidR="00FB781A" w:rsidRPr="001F6849">
        <w:rPr>
          <w:rStyle w:val="CommentReference"/>
          <w:lang w:eastAsia="en-US"/>
        </w:rPr>
        <w:commentReference w:id="62"/>
      </w:r>
    </w:p>
    <w:p w14:paraId="4D63C7D5" w14:textId="6731F81E"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7791A08B" w:rsidR="00BA1BB7" w:rsidRPr="001F6849" w:rsidDel="00BC59E7" w:rsidRDefault="003061F0" w:rsidP="00713779">
      <w:pPr>
        <w:pStyle w:val="Caption"/>
        <w:rPr>
          <w:del w:id="63" w:author="Jan Horák" w:date="2023-06-15T11:49:00Z"/>
          <w:highlight w:val="yellow"/>
        </w:rPr>
      </w:pPr>
      <w:r w:rsidRPr="001F6849">
        <w:t xml:space="preserve">Obr. </w:t>
      </w:r>
      <w:r w:rsidRPr="001F6849">
        <w:rPr>
          <w:b w:val="0"/>
          <w:iCs w:val="0"/>
          <w:lang w:eastAsia="cs-CZ"/>
        </w:rPr>
        <w:fldChar w:fldCharType="begin"/>
      </w:r>
      <w:r w:rsidRPr="001F6849">
        <w:instrText xml:space="preserve"> SEQ Obr. \* ARABIC </w:instrText>
      </w:r>
      <w:r w:rsidRPr="001F6849">
        <w:rPr>
          <w:b w:val="0"/>
          <w:iCs w:val="0"/>
          <w:lang w:eastAsia="cs-CZ"/>
        </w:rPr>
        <w:fldChar w:fldCharType="separate"/>
      </w:r>
      <w:r w:rsidR="00C576A2" w:rsidRPr="001F6849">
        <w:rPr>
          <w:noProof/>
        </w:rPr>
        <w:t>3</w:t>
      </w:r>
      <w:r w:rsidRPr="001F6849">
        <w:rPr>
          <w:b w:val="0"/>
          <w:iCs w:val="0"/>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b w:val="0"/>
          <w:iCs w:val="0"/>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b w:val="0"/>
          <w:iCs w:val="0"/>
          <w:lang w:eastAsia="cs-CZ"/>
        </w:rPr>
        <w:fldChar w:fldCharType="separate"/>
      </w:r>
      <w:r w:rsidRPr="001F6849">
        <w:t>(LaValle 2020)</w:t>
      </w:r>
      <w:r w:rsidRPr="001F6849">
        <w:rPr>
          <w:b w:val="0"/>
          <w:iCs w:val="0"/>
          <w:lang w:eastAsia="cs-CZ"/>
        </w:rPr>
        <w:fldChar w:fldCharType="end"/>
      </w:r>
    </w:p>
    <w:p w14:paraId="0D6C743B" w14:textId="08114752" w:rsidR="00D8680E" w:rsidRPr="001F6849" w:rsidRDefault="00D8680E">
      <w:pPr>
        <w:pStyle w:val="Caption"/>
        <w:pPrChange w:id="64"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w:t>
      </w:r>
      <w:r w:rsidRPr="001F6849">
        <w:lastRenderedPageBreak/>
        <w:t xml:space="preserve">specifický pro daný smyslový orgán je percepce reálného světa nahrazena světem alternativním. </w:t>
      </w:r>
      <w:r w:rsidR="00F729B0" w:rsidRPr="001F6849">
        <w:t>Zmíněný VWG (</w:t>
      </w:r>
      <w:proofErr w:type="spellStart"/>
      <w:r w:rsidR="00F729B0" w:rsidRPr="001F6849">
        <w:rPr>
          <w:i/>
          <w:iCs/>
        </w:rPr>
        <w:t>vir</w:t>
      </w:r>
      <w:del w:id="65" w:author="Lukáš Herman" w:date="2023-02-21T16:18:00Z">
        <w:r w:rsidR="00F729B0" w:rsidRPr="001F6849" w:rsidDel="006613F9">
          <w:rPr>
            <w:i/>
            <w:iCs/>
          </w:rPr>
          <w:delText>u</w:delText>
        </w:r>
      </w:del>
      <w:r w:rsidR="00F729B0" w:rsidRPr="001F6849">
        <w:rPr>
          <w:i/>
          <w:iCs/>
        </w:rPr>
        <w:t>t</w:t>
      </w:r>
      <w:ins w:id="66"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7" w:author="Lukáš Herman" w:date="2023-02-21T16:18:00Z">
        <w:r w:rsidR="00247F6B" w:rsidRPr="001F6849">
          <w:rPr>
            <w:b/>
            <w:bCs/>
          </w:rPr>
          <w:t>z</w:t>
        </w:r>
      </w:ins>
      <w:del w:id="68"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lastRenderedPageBreak/>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9"/>
      <w:commentRangeStart w:id="70"/>
      <w:commentRangeEnd w:id="69"/>
      <w:r w:rsidR="00FB781A" w:rsidRPr="001F6849">
        <w:rPr>
          <w:rStyle w:val="CommentReference"/>
        </w:rPr>
        <w:commentReference w:id="69"/>
      </w:r>
      <w:commentRangeEnd w:id="70"/>
      <w:r w:rsidR="00080800">
        <w:rPr>
          <w:rStyle w:val="CommentReference"/>
        </w:rPr>
        <w:commentReference w:id="70"/>
      </w:r>
    </w:p>
    <w:p w14:paraId="17C65BD7" w14:textId="3BCC81B7"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71" w:author="Jan Horák" w:date="2023-06-15T11:51:00Z"/>
        </w:rPr>
        <w:pPrChange w:id="72" w:author="Jan Horák" w:date="2023-06-15T11:51:00Z">
          <w:pPr>
            <w:pStyle w:val="Heading3"/>
          </w:pPr>
        </w:pPrChange>
      </w:pPr>
      <w:moveFromRangeStart w:id="73" w:author="Jan Horák" w:date="2023-06-15T11:51:00Z" w:name="move137722320"/>
      <w:moveFrom w:id="74"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5" w:author="Jan Horák" w:date="2023-06-15T11:51:00Z"/>
          <w:i/>
          <w:iCs/>
        </w:rPr>
      </w:pPr>
      <w:moveFrom w:id="76"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7" w:author="Jan Horák" w:date="2023-06-15T11:51:00Z"/>
        </w:rPr>
        <w:pPrChange w:id="78" w:author="Jan Horák" w:date="2023-06-15T11:51:00Z">
          <w:pPr>
            <w:pStyle w:val="Normlnprvnodsazen"/>
            <w:ind w:firstLine="0"/>
          </w:pPr>
        </w:pPrChange>
      </w:pPr>
      <w:moveFrom w:id="79"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80" w:author="Jan Horák" w:date="2023-06-15T11:51:00Z"/>
        </w:rPr>
      </w:pPr>
      <w:moveFrom w:id="81"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3"/>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2883C324"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1B4DD5">
        <w:instrText xml:space="preserve"> ADDIN ZOTERO_ITEM CSL_CITATION {"citationID":"1qIlQgrk","properties":{"formattedCitation":"(Coltekin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5271F147" w:rsidR="005B68D0" w:rsidRPr="003B1D9A" w:rsidRDefault="005B68D0" w:rsidP="005B68D0">
      <w:pPr>
        <w:pStyle w:val="Caption"/>
      </w:pPr>
      <w:r w:rsidRPr="001F6849">
        <w:lastRenderedPageBreak/>
        <w:t xml:space="preserve">Obr. </w:t>
      </w:r>
      <w:r w:rsidRPr="001F6849">
        <w:fldChar w:fldCharType="begin"/>
      </w:r>
      <w:r w:rsidRPr="001F6849">
        <w:instrText xml:space="preserve"> SEQ Obr. \* ARABIC </w:instrText>
      </w:r>
      <w:r w:rsidRPr="001F6849">
        <w:fldChar w:fldCharType="separate"/>
      </w:r>
      <w:r w:rsidRPr="001F6849">
        <w:rPr>
          <w:noProof/>
        </w:rPr>
        <w:t>5</w:t>
      </w:r>
      <w:r w:rsidRPr="001F6849">
        <w:fldChar w:fldCharType="end"/>
      </w:r>
      <w:r w:rsidRPr="001F6849">
        <w:t xml:space="preserve"> Dělení HMD, zdroj: </w:t>
      </w:r>
      <w:r w:rsidRPr="001F6849">
        <w:fldChar w:fldCharType="begin"/>
      </w:r>
      <w:r w:rsidR="001B4DD5">
        <w:instrText xml:space="preserve"> ADDIN ZOTERO_ITEM CSL_CITATION {"citationID":"o3pU5io5","properties":{"formattedCitation":"(Coltekin et al. 2020)","plainCitation":"(Coltekin et al. 2020)","noteIndex":0},"citationItems":[{"id":"pp3J8rnX/7ef1xh4H","uris":["http://zotero.org/groups/4599106/items/F54Y7ICM"],"itemData":{"id":"9DyV48Zt/oRbg8WmZ","type":"article-journal","abstract":"This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(Coltekin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2"/>
      <w:commentRangeStart w:id="83"/>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2"/>
      <w:r w:rsidR="00FB781A" w:rsidRPr="001F6849">
        <w:rPr>
          <w:rStyle w:val="CommentReference"/>
          <w:lang w:eastAsia="en-US"/>
        </w:rPr>
        <w:commentReference w:id="82"/>
      </w:r>
      <w:commentRangeEnd w:id="83"/>
      <w:r w:rsidR="005B68D0">
        <w:rPr>
          <w:rStyle w:val="CommentReference"/>
          <w:lang w:eastAsia="en-US"/>
        </w:rPr>
        <w:commentReference w:id="83"/>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CC843A0"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376AC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4"/>
      <w:commentRangeStart w:id="85"/>
      <w:commentRangeEnd w:id="84"/>
      <w:r w:rsidRPr="001F6849">
        <w:rPr>
          <w:rStyle w:val="CommentReference"/>
        </w:rPr>
        <w:commentReference w:id="84"/>
      </w:r>
      <w:commentRangeEnd w:id="85"/>
      <w:r w:rsidR="00E22988" w:rsidRPr="001F6849">
        <w:rPr>
          <w:rStyle w:val="CommentReference"/>
        </w:rPr>
        <w:commentReference w:id="85"/>
      </w:r>
      <w:proofErr w:type="spellStart"/>
      <w:r w:rsidR="007160C1" w:rsidRPr="001F6849">
        <w:t>Tracking</w:t>
      </w:r>
      <w:proofErr w:type="spellEnd"/>
    </w:p>
    <w:p w14:paraId="7ADE2B22" w14:textId="59B33FBD"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1B4DD5">
        <w:rPr>
          <w:i/>
          <w:iCs/>
        </w:rPr>
        <w:instrText xml:space="preserve"> ADDIN ZOTERO_ITEM CSL_CITATION {"citationID":"Vvs5N4QI","properties":{"formattedCitation":"(Coltekin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7C17385"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6"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7" w:author="Jan Horák" w:date="2023-06-15T11:51:00Z" w:name="move137722320"/>
      <w:moveTo w:id="88"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9"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7"/>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2EF1E257"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90" w:author="Jan Horák" w:date="2023-06-15T11:53:00Z">
        <w:r w:rsidR="0026039C" w:rsidRPr="001F6849" w:rsidDel="00BC59E7">
          <w:delText>virutální</w:delText>
        </w:r>
      </w:del>
      <w:ins w:id="91"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3C5D4CC8" w14:textId="626AECFC" w:rsidR="003D6F39" w:rsidRPr="001F6849" w:rsidRDefault="003D6F39" w:rsidP="003D6F39">
      <w:pPr>
        <w:pStyle w:val="Heading3"/>
        <w:rPr>
          <w:lang w:eastAsia="cs-CZ"/>
        </w:rPr>
      </w:pPr>
      <w:proofErr w:type="gramStart"/>
      <w:r w:rsidRPr="001F6849">
        <w:rPr>
          <w:lang w:eastAsia="cs-CZ"/>
        </w:rPr>
        <w:t>3D</w:t>
      </w:r>
      <w:proofErr w:type="gramEnd"/>
      <w:r w:rsidRPr="001F6849">
        <w:rPr>
          <w:lang w:eastAsia="cs-CZ"/>
        </w:rPr>
        <w:t xml:space="preserve">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w:t>
      </w:r>
      <w:r w:rsidR="00331DCE" w:rsidRPr="001F6849">
        <w:lastRenderedPageBreak/>
        <w:t xml:space="preserve">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F5BC9AD"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07C91C06" w:rsidR="00AB45B4" w:rsidRPr="001F6849" w:rsidRDefault="00AB45B4" w:rsidP="00331DCE">
      <w:pPr>
        <w:pStyle w:val="Normlnprvnodsazen"/>
      </w:pPr>
      <w:r w:rsidRPr="001F6849">
        <w:t xml:space="preserve">Jako důležitou problematiku zmiňuje </w:t>
      </w:r>
      <w:r w:rsidRPr="001F6849">
        <w:fldChar w:fldCharType="begin"/>
      </w:r>
      <w:r w:rsidR="001B4DD5">
        <w:instrText xml:space="preserve"> ADDIN ZOTERO_ITEM CSL_CITATION {"citationID":"pyYXfhhk","properties":{"formattedCitation":"(Coltekin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w:t>
      </w:r>
      <w:r w:rsidR="00A32AF4" w:rsidRPr="001F6849">
        <w:t xml:space="preserve">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w:t>
      </w:r>
      <w:r w:rsidR="00A32AF4" w:rsidRPr="001F6849">
        <w:lastRenderedPageBreak/>
        <w:t>problematice je nutné využívat LOD a LOR přístupy</w:t>
      </w:r>
      <w:r w:rsidR="000B14FA" w:rsidRPr="001F6849">
        <w:t xml:space="preserve"> </w:t>
      </w:r>
      <w:r w:rsidR="00A32AF4" w:rsidRPr="001F6849">
        <w:fldChar w:fldCharType="begin"/>
      </w:r>
      <w:r w:rsidR="001B4DD5">
        <w:instrText xml:space="preserve"> ADDIN ZOTERO_ITEM CSL_CITATION {"citationID":"cz6cyLsT","properties":{"formattedCitation":"(Coltekin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(Coltekin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3E7A8760" w14:textId="0BBC5E48"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1B4DD5">
        <w:instrText xml:space="preserve"> ADDIN ZOTERO_ITEM CSL_CITATION {"citationID":"Qk91xJhn","properties":{"formattedCitation":"(Coltekin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2" w:author="Lukáš Herman" w:date="2023-02-06T14:25:00Z">
        <w:r w:rsidRPr="001F6849" w:rsidDel="00227A2E">
          <w:rPr>
            <w:lang w:eastAsia="en-US"/>
          </w:rPr>
          <w:delText>atiributy</w:delText>
        </w:r>
      </w:del>
      <w:ins w:id="93"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Default="00813700" w:rsidP="00D727F5">
      <w:pPr>
        <w:pStyle w:val="Normlnprvnodsazen"/>
        <w:ind w:firstLine="0"/>
        <w:rPr>
          <w:lang w:eastAsia="en-US"/>
        </w:rPr>
      </w:pPr>
      <w:r w:rsidRPr="001F6849">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stretch>
                      <a:fillRect/>
                    </a:stretch>
                  </pic:blipFill>
                  <pic:spPr>
                    <a:xfrm>
                      <a:off x="0" y="0"/>
                      <a:ext cx="2454224" cy="1313835"/>
                    </a:xfrm>
                    <a:prstGeom prst="rect">
                      <a:avLst/>
                    </a:prstGeom>
                  </pic:spPr>
                </pic:pic>
              </a:graphicData>
            </a:graphic>
          </wp:inline>
        </w:drawing>
      </w:r>
    </w:p>
    <w:p w14:paraId="58C7D680" w14:textId="4A61C622" w:rsidR="005308D9" w:rsidRDefault="005308D9" w:rsidP="00D727F5">
      <w:pPr>
        <w:pStyle w:val="Normlnprvnodsazen"/>
        <w:ind w:firstLine="0"/>
        <w:rPr>
          <w:lang w:eastAsia="en-US"/>
        </w:rPr>
      </w:pPr>
      <w:proofErr w:type="gramStart"/>
      <w:r>
        <w:rPr>
          <w:lang w:eastAsia="en-US"/>
        </w:rPr>
        <w:t>3D</w:t>
      </w:r>
      <w:proofErr w:type="gram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CesiumTiles</w:t>
      </w:r>
      <w:proofErr w:type="spellEnd"/>
      <w:r>
        <w:rPr>
          <w:lang w:eastAsia="en-US"/>
        </w:rPr>
        <w:t xml:space="preserve">, </w:t>
      </w:r>
      <w:r w:rsidR="00BC5B7D">
        <w:rPr>
          <w:lang w:eastAsia="en-US"/>
        </w:rPr>
        <w:t xml:space="preserve">SLPK, </w:t>
      </w:r>
    </w:p>
    <w:p w14:paraId="3648E0B7" w14:textId="694FCCF2" w:rsidR="00B0497E" w:rsidRDefault="00B0497E" w:rsidP="00D727F5">
      <w:pPr>
        <w:pStyle w:val="Normlnprvnodsazen"/>
        <w:ind w:firstLine="0"/>
        <w:rPr>
          <w:lang w:eastAsia="en-US"/>
        </w:rPr>
      </w:pPr>
      <w:r>
        <w:rPr>
          <w:lang w:eastAsia="en-US"/>
        </w:rPr>
        <w:t xml:space="preserve">OBJ, COLLADA, </w:t>
      </w:r>
    </w:p>
    <w:p w14:paraId="158C5C07" w14:textId="1CBC5BB5" w:rsidR="00B0497E" w:rsidRDefault="00B0497E" w:rsidP="00D727F5">
      <w:pPr>
        <w:pStyle w:val="Normlnprvnodsazen"/>
        <w:ind w:firstLine="0"/>
        <w:rPr>
          <w:lang w:eastAsia="en-US"/>
        </w:rPr>
      </w:pPr>
      <w:r>
        <w:rPr>
          <w:lang w:eastAsia="en-US"/>
        </w:rPr>
        <w:t>VRML</w:t>
      </w:r>
    </w:p>
    <w:p w14:paraId="674AB396" w14:textId="3694C834" w:rsidR="00B0497E" w:rsidRDefault="00B0497E" w:rsidP="00D727F5">
      <w:pPr>
        <w:pStyle w:val="Normlnprvnodsazen"/>
        <w:ind w:firstLine="0"/>
        <w:rPr>
          <w:lang w:eastAsia="en-US"/>
        </w:rPr>
      </w:pPr>
      <w:proofErr w:type="spellStart"/>
      <w:r>
        <w:rPr>
          <w:lang w:eastAsia="en-US"/>
        </w:rPr>
        <w:t>CityJSON</w:t>
      </w:r>
      <w:proofErr w:type="spellEnd"/>
      <w:r>
        <w:rPr>
          <w:lang w:eastAsia="en-US"/>
        </w:rPr>
        <w:t>, GML</w:t>
      </w:r>
    </w:p>
    <w:p w14:paraId="18D521A1" w14:textId="77777777" w:rsidR="00123346" w:rsidRDefault="00123346" w:rsidP="00D727F5">
      <w:pPr>
        <w:pStyle w:val="Normlnprvnodsazen"/>
        <w:ind w:firstLine="0"/>
        <w:rPr>
          <w:lang w:eastAsia="en-US"/>
        </w:rPr>
      </w:pPr>
    </w:p>
    <w:p w14:paraId="6AB19632" w14:textId="536C7C76" w:rsidR="00123346" w:rsidRDefault="00123346" w:rsidP="00D727F5">
      <w:pPr>
        <w:pStyle w:val="Normlnprvnodsazen"/>
        <w:ind w:firstLine="0"/>
        <w:rPr>
          <w:b/>
          <w:bCs/>
          <w:lang w:eastAsia="en-US"/>
        </w:rPr>
      </w:pPr>
      <w:proofErr w:type="gramStart"/>
      <w:r>
        <w:rPr>
          <w:b/>
          <w:bCs/>
          <w:lang w:eastAsia="en-US"/>
        </w:rPr>
        <w:t>3D</w:t>
      </w:r>
      <w:proofErr w:type="gramEnd"/>
      <w:r>
        <w:rPr>
          <w:b/>
          <w:bCs/>
          <w:lang w:eastAsia="en-US"/>
        </w:rPr>
        <w:t xml:space="preserve"> </w:t>
      </w:r>
      <w:proofErr w:type="spellStart"/>
      <w:r>
        <w:rPr>
          <w:b/>
          <w:bCs/>
          <w:lang w:eastAsia="en-US"/>
        </w:rPr>
        <w:t>Tiles</w:t>
      </w:r>
      <w:proofErr w:type="spellEnd"/>
    </w:p>
    <w:p w14:paraId="1AC6A2CE" w14:textId="7FF81051" w:rsidR="00123346" w:rsidRPr="00123346" w:rsidRDefault="00123346" w:rsidP="00D727F5">
      <w:pPr>
        <w:pStyle w:val="Normlnprvnodsazen"/>
        <w:ind w:firstLine="0"/>
        <w:rPr>
          <w:lang w:eastAsia="en-US"/>
        </w:rPr>
      </w:pPr>
      <w:r>
        <w:rPr>
          <w:lang w:eastAsia="en-US"/>
        </w:rPr>
        <w:t xml:space="preserve">Jedná se o OGC standard. Je to poměrně komplikovaný formát, jejímž hlavním cílem je umožnit </w:t>
      </w:r>
      <w:proofErr w:type="spellStart"/>
      <w:r>
        <w:rPr>
          <w:lang w:eastAsia="en-US"/>
        </w:rPr>
        <w:t>vykraslování</w:t>
      </w:r>
      <w:proofErr w:type="spellEnd"/>
      <w:r>
        <w:rPr>
          <w:lang w:eastAsia="en-US"/>
        </w:rPr>
        <w:t xml:space="preserve"> velkého množství </w:t>
      </w:r>
      <w:proofErr w:type="gramStart"/>
      <w:r>
        <w:rPr>
          <w:lang w:eastAsia="en-US"/>
        </w:rPr>
        <w:t>3D</w:t>
      </w:r>
      <w:proofErr w:type="gramEnd"/>
      <w:r>
        <w:rPr>
          <w:lang w:eastAsia="en-US"/>
        </w:rPr>
        <w:t xml:space="preserve"> dat. </w:t>
      </w: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lastRenderedPageBreak/>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4" w:author="Lukáš Herman" w:date="2023-02-21T16:21:00Z">
        <w:r w:rsidR="00247F6B" w:rsidRPr="001F6849">
          <w:rPr>
            <w:lang w:eastAsia="cs-CZ"/>
          </w:rPr>
          <w:t>J</w:t>
        </w:r>
      </w:ins>
      <w:del w:id="95" w:author="Lukáš Herman" w:date="2023-02-21T16:21:00Z">
        <w:r w:rsidRPr="001F6849" w:rsidDel="00247F6B">
          <w:rPr>
            <w:lang w:eastAsia="cs-CZ"/>
          </w:rPr>
          <w:delText>j</w:delText>
        </w:r>
      </w:del>
      <w:r w:rsidRPr="001F6849">
        <w:rPr>
          <w:lang w:eastAsia="cs-CZ"/>
        </w:rPr>
        <w:t>ava</w:t>
      </w:r>
      <w:ins w:id="96" w:author="Lukáš Herman" w:date="2023-02-21T16:21:00Z">
        <w:r w:rsidR="00247F6B" w:rsidRPr="001F6849">
          <w:rPr>
            <w:lang w:eastAsia="cs-CZ"/>
          </w:rPr>
          <w:t>S</w:t>
        </w:r>
      </w:ins>
      <w:del w:id="97" w:author="Lukáš Herman" w:date="2023-02-21T16:21:00Z">
        <w:r w:rsidRPr="001F6849" w:rsidDel="00247F6B">
          <w:rPr>
            <w:lang w:eastAsia="cs-CZ"/>
          </w:rPr>
          <w:delText>sr</w:delText>
        </w:r>
      </w:del>
      <w:r w:rsidRPr="001F6849">
        <w:rPr>
          <w:lang w:eastAsia="cs-CZ"/>
        </w:rPr>
        <w:t>c</w:t>
      </w:r>
      <w:ins w:id="98" w:author="Lukáš Herman" w:date="2023-02-21T16:21:00Z">
        <w:r w:rsidR="00247F6B" w:rsidRPr="001F6849">
          <w:rPr>
            <w:lang w:eastAsia="cs-CZ"/>
          </w:rPr>
          <w:t>r</w:t>
        </w:r>
      </w:ins>
      <w:r w:rsidRPr="001F6849">
        <w:rPr>
          <w:lang w:eastAsia="cs-CZ"/>
        </w:rPr>
        <w:t>ipt</w:t>
      </w:r>
      <w:del w:id="99"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Pr="001F6849" w:rsidRDefault="00642A9C" w:rsidP="002656D4">
      <w:pPr>
        <w:pStyle w:val="Heading2"/>
        <w:rPr>
          <w:lang w:val="cs-CZ"/>
        </w:rPr>
      </w:pPr>
      <w:r>
        <w:rPr>
          <w:lang w:val="cs-CZ"/>
        </w:rPr>
        <w:t>Taxonomie technologií</w:t>
      </w:r>
    </w:p>
    <w:p w14:paraId="10449E5E" w14:textId="77777777" w:rsidR="00F16747" w:rsidRPr="00642A9C" w:rsidRDefault="00F16747" w:rsidP="00F16747">
      <w:pPr>
        <w:rPr>
          <w:lang w:eastAsia="cs-CZ"/>
        </w:rPr>
      </w:pPr>
      <w:r w:rsidRPr="00642A9C">
        <w:rPr>
          <w:lang w:eastAsia="cs-CZ"/>
        </w:rPr>
        <w:t xml:space="preserve">Jedním z možných pohledů na klasifikaci vizualizačních technologií poskytli </w:t>
      </w:r>
      <w:r w:rsidRPr="00642A9C">
        <w:rPr>
          <w:lang w:eastAsia="cs-CZ"/>
        </w:rPr>
        <w:fldChar w:fldCharType="begin"/>
      </w:r>
      <w:r w:rsidRPr="00642A9C">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42A9C">
        <w:rPr>
          <w:lang w:eastAsia="cs-CZ"/>
        </w:rPr>
        <w:fldChar w:fldCharType="separate"/>
      </w:r>
      <w:r w:rsidRPr="00642A9C">
        <w:t>(Bostock, Heer 2009)</w:t>
      </w:r>
      <w:r w:rsidRPr="00642A9C">
        <w:rPr>
          <w:lang w:eastAsia="cs-CZ"/>
        </w:rPr>
        <w:fldChar w:fldCharType="end"/>
      </w:r>
      <w:r w:rsidRPr="00642A9C">
        <w:rPr>
          <w:lang w:eastAsia="cs-CZ"/>
        </w:rPr>
        <w:t xml:space="preserve">. V rámci své práce hodnotí vizualizační technologie na základě tří charakteristik, jimiž jsou </w:t>
      </w:r>
    </w:p>
    <w:p w14:paraId="337C243C" w14:textId="77777777" w:rsidR="00F16747" w:rsidRPr="00642A9C" w:rsidRDefault="00F16747" w:rsidP="00F16747">
      <w:pPr>
        <w:pStyle w:val="Normlnprvnodsazen"/>
        <w:numPr>
          <w:ilvl w:val="0"/>
          <w:numId w:val="12"/>
        </w:numPr>
      </w:pPr>
      <w:r w:rsidRPr="00642A9C">
        <w:t>Expresivita – Jaké možné vizualizace daná technologie umožňuje?</w:t>
      </w:r>
    </w:p>
    <w:p w14:paraId="3C86F274" w14:textId="77777777" w:rsidR="00F16747" w:rsidRPr="00642A9C" w:rsidRDefault="00F16747" w:rsidP="00F16747">
      <w:pPr>
        <w:pStyle w:val="Normlnprvnodsazen"/>
        <w:numPr>
          <w:ilvl w:val="0"/>
          <w:numId w:val="12"/>
        </w:numPr>
      </w:pPr>
      <w:r w:rsidRPr="00642A9C">
        <w:t>Účinnost – Jak dlouho zabere vytvoření vizualizace?</w:t>
      </w:r>
    </w:p>
    <w:p w14:paraId="2010321F" w14:textId="77777777" w:rsidR="00F16747" w:rsidRPr="00642A9C" w:rsidRDefault="00F16747" w:rsidP="00F16747">
      <w:pPr>
        <w:pStyle w:val="Normlnprvnodsazen"/>
        <w:numPr>
          <w:ilvl w:val="0"/>
          <w:numId w:val="12"/>
        </w:numPr>
      </w:pPr>
      <w:r w:rsidRPr="00642A9C">
        <w:t>Přístupnost – Jak náročné je vytvořit vizualizaci bez předchozí znalosti dané technologie?</w:t>
      </w:r>
    </w:p>
    <w:p w14:paraId="3341AC8A" w14:textId="68D7E1B3" w:rsidR="00260F6F" w:rsidRPr="001F6849" w:rsidRDefault="00F16747" w:rsidP="00260F6F">
      <w:proofErr w:type="spellStart"/>
      <w:r w:rsidRPr="00642A9C">
        <w:t>Bostock</w:t>
      </w:r>
      <w:proofErr w:type="spellEnd"/>
      <w:r w:rsidRPr="00642A9C">
        <w:t xml:space="preserve"> a </w:t>
      </w:r>
      <w:proofErr w:type="spellStart"/>
      <w:r w:rsidRPr="00642A9C">
        <w:t>Heer</w:t>
      </w:r>
      <w:proofErr w:type="spellEnd"/>
      <w:r w:rsidRPr="00642A9C">
        <w:t xml:space="preserve"> hodnotili technologie pro vizualizaci dat obecně, přístup je však aplikovatelný na konkrétní výběr technologií omezený na geoprostorová data. V případě technologií pro tvorbu virtuálních prostředí / vizualizací </w:t>
      </w:r>
      <w:r w:rsidRPr="00642A9C">
        <w:fldChar w:fldCharType="begin"/>
      </w:r>
      <w:r w:rsidRPr="00642A9C">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642A9C">
        <w:fldChar w:fldCharType="separate"/>
      </w:r>
      <w:r w:rsidRPr="00642A9C">
        <w:rPr>
          <w:rFonts w:cs="Times New Roman"/>
          <w:szCs w:val="24"/>
        </w:rPr>
        <w:t>(Çöltekin et al. 2020b)</w:t>
      </w:r>
      <w:r w:rsidRPr="00642A9C">
        <w:fldChar w:fldCharType="end"/>
      </w:r>
      <w:r w:rsidRPr="00642A9C">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100"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w:t>
      </w:r>
      <w:r w:rsidR="003E04FB" w:rsidRPr="001F6849">
        <w:t xml:space="preserve"> </w:t>
      </w:r>
      <w:r w:rsidR="00847162" w:rsidRPr="001F6849">
        <w:t xml:space="preserve">Pro dosažení daného případu </w:t>
      </w:r>
      <w:r w:rsidR="00847162" w:rsidRPr="001F6849">
        <w:lastRenderedPageBreak/>
        <w:t>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3363DFD4"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C576A2" w:rsidRPr="00B25CC7">
        <w:rPr>
          <w:noProof/>
        </w:rPr>
        <w:t>10</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0FD90F12"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11</w:t>
      </w:r>
      <w:r w:rsidRPr="001F6849">
        <w:fldChar w:fldCharType="end"/>
      </w:r>
      <w:r w:rsidRPr="001F6849">
        <w:t xml:space="preserve"> Taxonomie </w:t>
      </w:r>
      <w:del w:id="101" w:author="Lukáš Herman" w:date="2023-02-06T14:26:00Z">
        <w:r w:rsidRPr="001F6849" w:rsidDel="00227A2E">
          <w:delText>weobvých</w:delText>
        </w:r>
      </w:del>
      <w:ins w:id="102" w:author="Lukáš Herman" w:date="2023-02-06T14:26:00Z">
        <w:r w:rsidR="00227A2E" w:rsidRPr="001F6849">
          <w:t>webových</w:t>
        </w:r>
      </w:ins>
      <w:r w:rsidRPr="001F6849">
        <w:t xml:space="preserve"> technologií umožňujících tvorbu </w:t>
      </w:r>
      <w:del w:id="103" w:author="Lukáš Herman" w:date="2023-02-06T14:26:00Z">
        <w:r w:rsidRPr="001F6849" w:rsidDel="00227A2E">
          <w:delText>virutálních</w:delText>
        </w:r>
      </w:del>
      <w:ins w:id="104"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1D94495B" w14:textId="35D92927" w:rsidR="00476706" w:rsidRPr="001F6849" w:rsidRDefault="00EC09D9" w:rsidP="00476706">
      <w:r w:rsidRPr="00642A9C">
        <w:rPr>
          <w:highlight w:val="yellow"/>
        </w:rPr>
        <w:t>Obr. X a Obr. X</w:t>
      </w:r>
      <w:r>
        <w:t xml:space="preserve"> podávají obecný přehled o ekosystému technologií, kterých je třeba pro vykreslování 3D grafiky a tvorby virtuálních prostředí na webu. </w:t>
      </w: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5"/>
      <w:commentRangeStart w:id="106"/>
      <w:r w:rsidRPr="001F6849">
        <w:rPr>
          <w:lang w:eastAsia="en-US"/>
        </w:rPr>
        <w:t>2</w:t>
      </w:r>
      <w:del w:id="107" w:author="Lukáš Herman" w:date="2023-02-10T18:48:00Z">
        <w:r w:rsidRPr="001F6849" w:rsidDel="0045773E">
          <w:rPr>
            <w:lang w:eastAsia="en-US"/>
          </w:rPr>
          <w:delText xml:space="preserve"> </w:delText>
        </w:r>
      </w:del>
      <w:r w:rsidRPr="001F6849">
        <w:rPr>
          <w:lang w:eastAsia="en-US"/>
        </w:rPr>
        <w:t>D</w:t>
      </w:r>
      <w:commentRangeEnd w:id="105"/>
      <w:r w:rsidR="0045773E" w:rsidRPr="001F6849">
        <w:rPr>
          <w:rStyle w:val="CommentReference"/>
          <w:lang w:eastAsia="en-US"/>
        </w:rPr>
        <w:commentReference w:id="105"/>
      </w:r>
      <w:commentRangeEnd w:id="106"/>
      <w:r w:rsidR="009C30BB" w:rsidRPr="001F6849">
        <w:rPr>
          <w:rStyle w:val="CommentReference"/>
          <w:lang w:eastAsia="en-US"/>
        </w:rPr>
        <w:commentReference w:id="106"/>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lastRenderedPageBreak/>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58DBB8E5"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12</w:t>
      </w:r>
      <w:r w:rsidRPr="001F6849">
        <w:fldChar w:fldCharType="end"/>
      </w:r>
      <w:r w:rsidRPr="001F6849">
        <w:t xml:space="preserve">  Zdrojový kód HTML a DOM struktura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r w:rsidRPr="001F6849">
        <w:t>)</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07E9917C" w14:textId="46AE1FC6" w:rsidR="00F038FF" w:rsidRPr="001F6849" w:rsidRDefault="00D415EF" w:rsidP="008A417D">
      <w:pPr>
        <w:pStyle w:val="Normlnprvnodsazen"/>
        <w:rPr>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w:t>
      </w:r>
      <w:r w:rsidRPr="001F6849">
        <w:rPr>
          <w:bCs/>
        </w:rPr>
        <w:lastRenderedPageBreak/>
        <w:t xml:space="preserve">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08"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09" w:author="Jan Horák" w:date="2023-06-15T11:57:00Z"/>
          <w:b w:val="0"/>
          <w:bCs/>
          <w:highlight w:val="yellow"/>
        </w:rPr>
      </w:pPr>
    </w:p>
    <w:p w14:paraId="12BAB988" w14:textId="0ACBD3F3" w:rsidR="00571A2A" w:rsidRPr="001F6849" w:rsidRDefault="00571A2A" w:rsidP="00571A2A">
      <w:pPr>
        <w:pStyle w:val="Malnadpis"/>
        <w:rPr>
          <w:ins w:id="110" w:author="Jan Horák" w:date="2023-06-15T11:58:00Z"/>
        </w:rPr>
      </w:pPr>
      <w:proofErr w:type="spellStart"/>
      <w:ins w:id="111"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2"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0D3BFCF" w:rsidR="00A400E8" w:rsidRPr="001F6849" w:rsidRDefault="00A400E8">
      <w:pPr>
        <w:pStyle w:val="Caption"/>
        <w:pPrChange w:id="113"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376ACF">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DD8066" w14:textId="77777777"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lastRenderedPageBreak/>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48822BFB" w14:textId="10C0DB25" w:rsidR="00142D08" w:rsidRPr="001F6849" w:rsidRDefault="00142D08" w:rsidP="00142D08">
      <w:pPr>
        <w:pStyle w:val="Heading2"/>
      </w:pPr>
      <w:proofErr w:type="spellStart"/>
      <w:r>
        <w:lastRenderedPageBreak/>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w:t>
      </w:r>
      <w:proofErr w:type="gramStart"/>
      <w:r>
        <w:t>2D</w:t>
      </w:r>
      <w:proofErr w:type="gramEnd"/>
      <w:r>
        <w:t xml:space="preserve">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w:t>
      </w:r>
      <w:proofErr w:type="gramStart"/>
      <w:r>
        <w:t>3D</w:t>
      </w:r>
      <w:proofErr w:type="gramEnd"/>
      <w:r>
        <w:t xml:space="preserve">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Mezi Open Source GIS řešení je nejvíce prominentní QGIS. Podpora pro práci s </w:t>
      </w:r>
      <w:proofErr w:type="gramStart"/>
      <w:r>
        <w:rPr>
          <w:lang w:eastAsia="en-US"/>
        </w:rPr>
        <w:t>3D</w:t>
      </w:r>
      <w:proofErr w:type="gramEnd"/>
      <w:r>
        <w:rPr>
          <w:lang w:eastAsia="en-US"/>
        </w:rPr>
        <w:t xml:space="preserve">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w:t>
      </w:r>
      <w:proofErr w:type="gramStart"/>
      <w:r>
        <w:rPr>
          <w:lang w:eastAsia="en-US"/>
        </w:rPr>
        <w:t>- ,</w:t>
      </w:r>
      <w:proofErr w:type="gramEnd"/>
      <w:r>
        <w:rPr>
          <w:lang w:eastAsia="en-US"/>
        </w:rPr>
        <w:t xml:space="preserve">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lastRenderedPageBreak/>
        <w:t>CesiumJS</w:t>
      </w:r>
      <w:proofErr w:type="spellEnd"/>
    </w:p>
    <w:p w14:paraId="086B7AB7" w14:textId="4FC5D535" w:rsidR="008A417D" w:rsidRPr="005308D9" w:rsidRDefault="008A417D" w:rsidP="00AB24ED">
      <w:proofErr w:type="spellStart"/>
      <w:r>
        <w:t>CesiumJS</w:t>
      </w:r>
      <w:proofErr w:type="spellEnd"/>
      <w:r>
        <w:t xml:space="preserve"> je knihovna umožňující tvorbu interaktivních </w:t>
      </w:r>
      <w:proofErr w:type="gramStart"/>
      <w:r>
        <w:t>3D</w:t>
      </w:r>
      <w:proofErr w:type="gramEnd"/>
      <w:r>
        <w:t xml:space="preserve">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w:t>
      </w:r>
      <w:proofErr w:type="gramStart"/>
      <w:r>
        <w:t>3D</w:t>
      </w:r>
      <w:proofErr w:type="gramEnd"/>
      <w:r>
        <w:t xml:space="preserve">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proofErr w:type="gramStart"/>
      <w:r>
        <w:rPr>
          <w:lang w:eastAsia="en-US"/>
        </w:rPr>
        <w:t>js</w:t>
      </w:r>
      <w:proofErr w:type="spellEnd"/>
      <w:proofErr w:type="gram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646AE90F" w14:textId="6249EF8B" w:rsidR="00AB24ED" w:rsidRDefault="00AB24ED" w:rsidP="00AB24ED">
      <w:pPr>
        <w:pStyle w:val="Normlnprvnodsazen"/>
        <w:ind w:firstLine="0"/>
        <w:rPr>
          <w:b/>
          <w:bCs/>
          <w:lang w:eastAsia="en-US"/>
        </w:rPr>
      </w:pPr>
      <w:proofErr w:type="spellStart"/>
      <w:r>
        <w:rPr>
          <w:b/>
          <w:bCs/>
          <w:lang w:eastAsia="en-US"/>
        </w:rPr>
        <w:t>ITowns</w:t>
      </w:r>
      <w:proofErr w:type="spellEnd"/>
    </w:p>
    <w:p w14:paraId="504C8188" w14:textId="77777777" w:rsidR="00123346" w:rsidRPr="00AB24ED" w:rsidRDefault="00123346" w:rsidP="00AB24ED">
      <w:pPr>
        <w:pStyle w:val="Normlnprvnodsazen"/>
        <w:ind w:firstLine="0"/>
        <w:rPr>
          <w:b/>
          <w:bCs/>
          <w:lang w:eastAsia="en-US"/>
        </w:rPr>
      </w:pPr>
    </w:p>
    <w:p w14:paraId="77A462E9" w14:textId="0CDBB993" w:rsidR="008A417D" w:rsidRPr="001F6849" w:rsidRDefault="008A417D" w:rsidP="00AB24ED">
      <w:pPr>
        <w:pStyle w:val="Normlnprvnodsazen"/>
        <w:ind w:firstLine="0"/>
        <w:rPr>
          <w:lang w:eastAsia="en-US"/>
        </w:rPr>
      </w:pPr>
      <w:r w:rsidRPr="001F6849">
        <w:rPr>
          <w:lang w:eastAsia="en-US"/>
        </w:rPr>
        <w:t>V případě 3D vizualizací je pak nutné zmínit knihovny jako Cesium (vhodné pro velké datové sady), three.js (knihovna pro vizualizaci obecných 3D dat – bez</w:t>
      </w:r>
      <w:ins w:id="114" w:author="Jan Horák" w:date="2023-06-15T11:54:00Z">
        <w:r w:rsidRPr="001F6849">
          <w:rPr>
            <w:lang w:eastAsia="en-US"/>
          </w:rPr>
          <w:t xml:space="preserve"> geoprostorové lokalizace</w:t>
        </w:r>
      </w:ins>
      <w:del w:id="115" w:author="Jan Horák" w:date="2023-06-15T11:54:00Z">
        <w:r w:rsidRPr="001F6849" w:rsidDel="00BC59E7">
          <w:rPr>
            <w:lang w:eastAsia="en-US"/>
          </w:rPr>
          <w:delText xml:space="preserve"> </w:delText>
        </w:r>
        <w:commentRangeStart w:id="116"/>
        <w:r w:rsidRPr="001F6849" w:rsidDel="00BC59E7">
          <w:rPr>
            <w:lang w:eastAsia="en-US"/>
          </w:rPr>
          <w:delText>geoumístění</w:delText>
        </w:r>
        <w:commentRangeEnd w:id="116"/>
        <w:r w:rsidRPr="001F6849" w:rsidDel="00BC59E7">
          <w:rPr>
            <w:rStyle w:val="CommentReference"/>
            <w:lang w:eastAsia="en-US"/>
          </w:rPr>
          <w:commentReference w:id="116"/>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02D058F8" w:rsidR="00376ACF" w:rsidRDefault="00376ACF" w:rsidP="00376ACF">
      <w:pPr>
        <w:pStyle w:val="Caption"/>
        <w:keepNext/>
      </w:pPr>
      <w:r>
        <w:t xml:space="preserve">Tab. </w:t>
      </w:r>
      <w:r>
        <w:fldChar w:fldCharType="begin"/>
      </w:r>
      <w:r>
        <w:instrText xml:space="preserve"> SEQ Tab. \* ARABIC </w:instrText>
      </w:r>
      <w:r>
        <w:fldChar w:fldCharType="separate"/>
      </w:r>
      <w:r>
        <w:rPr>
          <w:noProof/>
        </w:rPr>
        <w:t>3</w:t>
      </w:r>
      <w:r>
        <w:fldChar w:fldCharType="end"/>
      </w:r>
      <w:r>
        <w:t xml:space="preserve"> </w:t>
      </w:r>
      <w:proofErr w:type="spellStart"/>
      <w:r>
        <w:t>Prozatimní</w:t>
      </w:r>
      <w:proofErr w:type="spellEnd"/>
      <w:r>
        <w:t xml:space="preserve"> tabulka technologií s </w:t>
      </w:r>
      <w:proofErr w:type="gramStart"/>
      <w:r>
        <w:t>parametry - mohou</w:t>
      </w:r>
      <w:proofErr w:type="gramEnd"/>
      <w:r>
        <w:t xml:space="preserve">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3DA85E9" w:rsidR="006C32DE" w:rsidRPr="001F6849" w:rsidRDefault="007F7BCF" w:rsidP="006C32DE">
      <w:pPr>
        <w:pStyle w:val="Heading3"/>
      </w:pPr>
      <w:r w:rsidRPr="001F6849">
        <w:t>Frameworky</w:t>
      </w:r>
      <w:r w:rsidR="005C57E5" w:rsidRPr="001F6849">
        <w:t xml:space="preserve">, </w:t>
      </w:r>
      <w:r w:rsidRPr="001F6849">
        <w:t>knihovny</w:t>
      </w:r>
      <w:r w:rsidR="005C57E5" w:rsidRPr="001F6849">
        <w:t xml:space="preserve"> a </w:t>
      </w:r>
      <w:proofErr w:type="spellStart"/>
      <w:r w:rsidR="005C57E5" w:rsidRPr="001F6849">
        <w:t>enginy</w:t>
      </w:r>
      <w:proofErr w:type="spellEnd"/>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lastRenderedPageBreak/>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4"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lastRenderedPageBreak/>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5"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6"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7"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8"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39"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0"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lastRenderedPageBreak/>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Pr="001F6849" w:rsidRDefault="004C7EDF" w:rsidP="007F7BCF">
      <w:pPr>
        <w:pStyle w:val="Normlnprvnodsazen"/>
        <w:ind w:firstLine="0"/>
        <w:rPr>
          <w:b/>
          <w:bCs/>
          <w:lang w:eastAsia="en-US"/>
        </w:rPr>
      </w:pPr>
      <w:r>
        <w:rPr>
          <w:b/>
          <w:bCs/>
          <w:lang w:eastAsia="en-US"/>
        </w:rPr>
        <w:t>Construct3</w:t>
      </w: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Pr="001F6849" w:rsidRDefault="00B91039" w:rsidP="00B91039">
      <w:r>
        <w:t>Pomocí této metody je možné konkretizovat obecně zvolené požadavky při výběru technologie na konkrétní aplikaci.</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0B48470" w:rsidR="00054069" w:rsidRPr="001F6849" w:rsidRDefault="00054069" w:rsidP="00054069">
      <w:pPr>
        <w:pStyle w:val="Normlnprvnodsazen"/>
        <w:ind w:firstLine="0"/>
      </w:pPr>
      <w:r w:rsidRPr="001F6849">
        <w:fldChar w:fldCharType="begin"/>
      </w:r>
      <w:r w:rsidR="001B4DD5">
        <w:instrText xml:space="preserve"> ADDIN ZOTERO_ITEM CSL_CITATION {"citationID":"cYRPxs8U","properties":{"formattedCitation":"(Coltekin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1"/>
          <w:footerReference w:type="default" r:id="rId42"/>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3"/>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713779" w:rsidRDefault="00BC59E7" w:rsidP="006D7793">
      <w:pPr>
        <w:pStyle w:val="CommentText"/>
        <w:jc w:val="left"/>
      </w:pPr>
      <w:r>
        <w:rPr>
          <w:rStyle w:val="CommentReference"/>
        </w:rPr>
        <w:annotationRef/>
      </w:r>
      <w:r w:rsidR="00713779">
        <w:t>Vysvětleno - vysvětlení převzato z DP Ondry Kvardy a tam odzdrojovaných publikací, Imerzivní VR tedy virutální prostředí v HMD pak dále odkázáno na hardware dělení</w:t>
      </w:r>
    </w:p>
  </w:comment>
  <w:comment w:id="62"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9"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70"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2"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3"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4"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5"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5"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6"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6"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1"/>
  <w15:commentEx w15:paraId="7420D82B" w15:paraIdParent="7BD7B583" w15:done="1"/>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23FE6" w14:textId="77777777" w:rsidR="00206F64" w:rsidRDefault="00206F64" w:rsidP="0057088F">
      <w:pPr>
        <w:spacing w:after="0" w:line="240" w:lineRule="auto"/>
      </w:pPr>
      <w:r>
        <w:separator/>
      </w:r>
    </w:p>
  </w:endnote>
  <w:endnote w:type="continuationSeparator" w:id="0">
    <w:p w14:paraId="512DC074" w14:textId="77777777" w:rsidR="00206F64" w:rsidRDefault="00206F64"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5FE71" w14:textId="77777777" w:rsidR="00206F64" w:rsidRDefault="00206F64" w:rsidP="0057088F">
      <w:pPr>
        <w:spacing w:after="0" w:line="240" w:lineRule="auto"/>
      </w:pPr>
      <w:r>
        <w:separator/>
      </w:r>
    </w:p>
  </w:footnote>
  <w:footnote w:type="continuationSeparator" w:id="0">
    <w:p w14:paraId="60087F3F" w14:textId="77777777" w:rsidR="00206F64" w:rsidRDefault="00206F64"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r>
        <w:t>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1"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8"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1"/>
  </w:num>
  <w:num w:numId="6" w16cid:durableId="521938209">
    <w:abstractNumId w:val="31"/>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8"/>
  </w:num>
  <w:num w:numId="13" w16cid:durableId="354035738">
    <w:abstractNumId w:val="32"/>
  </w:num>
  <w:num w:numId="14" w16cid:durableId="395475347">
    <w:abstractNumId w:val="1"/>
  </w:num>
  <w:num w:numId="15" w16cid:durableId="1336884254">
    <w:abstractNumId w:val="18"/>
  </w:num>
  <w:num w:numId="16" w16cid:durableId="757364363">
    <w:abstractNumId w:val="24"/>
  </w:num>
  <w:num w:numId="17" w16cid:durableId="2033720445">
    <w:abstractNumId w:val="33"/>
  </w:num>
  <w:num w:numId="18" w16cid:durableId="837696955">
    <w:abstractNumId w:val="29"/>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6"/>
  </w:num>
  <w:num w:numId="24" w16cid:durableId="13649980">
    <w:abstractNumId w:val="5"/>
  </w:num>
  <w:num w:numId="25" w16cid:durableId="1364744581">
    <w:abstractNumId w:val="8"/>
  </w:num>
  <w:num w:numId="26" w16cid:durableId="1671255231">
    <w:abstractNumId w:val="23"/>
  </w:num>
  <w:num w:numId="27" w16cid:durableId="1198667109">
    <w:abstractNumId w:val="30"/>
  </w:num>
  <w:num w:numId="28" w16cid:durableId="619802950">
    <w:abstractNumId w:val="3"/>
  </w:num>
  <w:num w:numId="29" w16cid:durableId="367877274">
    <w:abstractNumId w:val="22"/>
  </w:num>
  <w:num w:numId="30" w16cid:durableId="802776096">
    <w:abstractNumId w:val="4"/>
  </w:num>
  <w:num w:numId="31" w16cid:durableId="742023868">
    <w:abstractNumId w:val="12"/>
  </w:num>
  <w:num w:numId="32" w16cid:durableId="404689245">
    <w:abstractNumId w:val="25"/>
  </w:num>
  <w:num w:numId="33" w16cid:durableId="1361203164">
    <w:abstractNumId w:val="27"/>
  </w:num>
  <w:num w:numId="34" w16cid:durableId="2136636456">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2FC0"/>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5CC7"/>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5xr.org" TargetMode="External"/><Relationship Id="rId21" Type="http://schemas.openxmlformats.org/officeDocument/2006/relationships/image" Target="media/image6.png"/><Relationship Id="rId34" Type="http://schemas.openxmlformats.org/officeDocument/2006/relationships/hyperlink" Target="https://pepper-puzzled-quince.glitch.me/"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jkemrr4" TargetMode="External"/><Relationship Id="rId40" Type="http://schemas.openxmlformats.org/officeDocument/2006/relationships/hyperlink" Target="https://playcanvas.com/"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hubs.mozilla.com/bBJ9sxc?hub_invite_id=Lr9efka"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foam-jumpy-dianella.glitch.me"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svg"/><Relationship Id="rId38" Type="http://schemas.openxmlformats.org/officeDocument/2006/relationships/hyperlink" Target="https://modelviewer.dev/"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49</Pages>
  <Words>45575</Words>
  <Characters>259780</Characters>
  <Application>Microsoft Office Word</Application>
  <DocSecurity>0</DocSecurity>
  <Lines>2164</Lines>
  <Paragraphs>609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304746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17</cp:revision>
  <cp:lastPrinted>2021-05-23T17:03:00Z</cp:lastPrinted>
  <dcterms:created xsi:type="dcterms:W3CDTF">2023-08-27T13:40:00Z</dcterms:created>
  <dcterms:modified xsi:type="dcterms:W3CDTF">2023-08-31T19:44:00Z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id="pp3J8rnX"/&gt;&lt;style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