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BRNO 202</w:t>
      </w:r>
      <w:r w:rsidR="00DC6A60" w:rsidRPr="001F6849">
        <w:rPr>
          <w:b/>
          <w:bCs/>
          <w:sz w:val="28"/>
          <w:szCs w:val="28"/>
        </w:rPr>
        <w:t>?</w:t>
      </w:r>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Tato práce se zabývá..</w:t>
      </w:r>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thesis</w:t>
      </w:r>
      <w:r w:rsidR="001D4061" w:rsidRPr="001F6849">
        <w:t>..</w:t>
      </w:r>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7FC5AD03" w14:textId="77777777" w:rsidR="00D85329" w:rsidRPr="001F6849" w:rsidRDefault="00D85329" w:rsidP="00D85329">
      <w:pPr>
        <w:spacing w:after="0" w:line="240" w:lineRule="auto"/>
        <w:jc w:val="center"/>
        <w:rPr>
          <w:rFonts w:eastAsia="Times New Roman" w:cs="Times New Roman"/>
          <w:b/>
          <w:bCs/>
          <w:sz w:val="28"/>
          <w:szCs w:val="28"/>
          <w:lang w:eastAsia="cs-CZ"/>
        </w:rPr>
      </w:pPr>
      <w:r w:rsidRPr="001F6849">
        <w:rPr>
          <w:rFonts w:eastAsia="Times New Roman" w:cs="Times New Roman"/>
          <w:b/>
          <w:bCs/>
          <w:sz w:val="28"/>
          <w:szCs w:val="28"/>
          <w:lang w:eastAsia="cs-CZ"/>
        </w:rPr>
        <w:t>Zásady pro vypracování:</w:t>
      </w:r>
    </w:p>
    <w:p w14:paraId="49D58C50" w14:textId="77777777" w:rsidR="00530769" w:rsidRPr="001F6849" w:rsidRDefault="00530769" w:rsidP="00530769">
      <w:pPr>
        <w:pStyle w:val="Normlnprvnodsazen"/>
      </w:pP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zprávy:  </w:t>
      </w:r>
      <w:r w:rsidRPr="001F6849">
        <w:rPr>
          <w:rFonts w:eastAsia="Times New Roman" w:cs="Times New Roman"/>
          <w:sz w:val="24"/>
          <w:szCs w:val="24"/>
          <w:lang w:eastAsia="cs-CZ"/>
        </w:rPr>
        <w:tab/>
      </w:r>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BUTCHER, P. W. S., JOHN, N. W., RITSOS, P. D. (2021): VRIA: A Web-</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3D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Vedoucí bakalářské 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r w:rsidRPr="001F6849">
        <w:t xml:space="preserve">slouží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2D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3D mapu? Kde leží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snaží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zaměří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nutné  vytvořit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04E410C3"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1B4DD5">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pp3J8rnX/j9CWgM9V","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w:t>
      </w:r>
      <w:proofErr w:type="spellStart"/>
      <w:r w:rsidR="00ED0766" w:rsidRPr="001F6849">
        <w:t>Guo</w:t>
      </w:r>
      <w:proofErr w:type="spellEnd"/>
      <w:r w:rsidR="00ED0766" w:rsidRPr="001F6849">
        <w:t xml:space="preserve">, </w:t>
      </w:r>
      <w:proofErr w:type="spellStart"/>
      <w:r w:rsidR="00ED0766" w:rsidRPr="001F6849">
        <w:t>Goodchild</w:t>
      </w:r>
      <w:proofErr w:type="spellEnd"/>
      <w:r w:rsidR="00ED0766" w:rsidRPr="001F6849">
        <w:t xml:space="preserve">, </w:t>
      </w:r>
      <w:proofErr w:type="spellStart"/>
      <w:r w:rsidR="00ED0766" w:rsidRPr="001F6849">
        <w:t>Annoni</w:t>
      </w:r>
      <w:proofErr w:type="spellEnd"/>
      <w:r w:rsidR="00ED0766" w:rsidRPr="001F6849">
        <w:t xml:space="preserve"> 2020; Bolstad 2019; Kresse, Danko 2012; Longley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(Slocum 2014; Çöltekin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(Ugwitz,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tom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#TODO – rozdělit 3D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liší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0DBB450C" w14:textId="7D423F99" w:rsidR="00A450C9" w:rsidRDefault="00D36A82" w:rsidP="001F1455">
      <w:pPr>
        <w:pStyle w:val="Normlnprvnodsazen"/>
      </w:pPr>
      <w:commentRangeStart w:id="38"/>
      <w:commentRangeStart w:id="39"/>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r w:rsidRPr="001F6849">
        <w:t xml:space="preserve">Do termínu virtuální reality </w:t>
      </w:r>
      <w:proofErr w:type="spellStart"/>
      <w:r w:rsidRPr="001F6849">
        <w:t>LaValle</w:t>
      </w:r>
      <w:proofErr w:type="spellEnd"/>
      <w:r w:rsidRPr="001F6849">
        <w:t xml:space="preserve"> zahrnuje i termín </w:t>
      </w:r>
      <w:proofErr w:type="spellStart"/>
      <w:r w:rsidRPr="001F6849">
        <w:rPr>
          <w:i/>
          <w:iCs/>
        </w:rPr>
        <w:t>virtual</w:t>
      </w:r>
      <w:proofErr w:type="spellEnd"/>
      <w:r w:rsidRPr="001F6849">
        <w:rPr>
          <w:i/>
          <w:iCs/>
        </w:rPr>
        <w:t xml:space="preserve"> </w:t>
      </w:r>
      <w:proofErr w:type="spellStart"/>
      <w:r w:rsidRPr="001F6849">
        <w:rPr>
          <w:i/>
          <w:iCs/>
        </w:rPr>
        <w:t>environments</w:t>
      </w:r>
      <w:proofErr w:type="spellEnd"/>
      <w:r w:rsidRPr="001F6849">
        <w:rPr>
          <w:i/>
          <w:iCs/>
        </w:rPr>
        <w:t xml:space="preserve">, </w:t>
      </w:r>
      <w:r w:rsidRPr="001F6849">
        <w:t>který je preferován v akademickém prostředí</w:t>
      </w:r>
      <w:r w:rsidR="00683A89" w:rsidRPr="001F6849">
        <w:t xml:space="preserve">, </w:t>
      </w:r>
      <w:r w:rsidRPr="001F6849">
        <w:t>v</w:t>
      </w:r>
      <w:r w:rsidR="00683A89" w:rsidRPr="001F6849">
        <w:t> geografii tedy</w:t>
      </w:r>
      <w:r w:rsidRPr="001F6849">
        <w:t xml:space="preserve"> pak VGE. Při tvorbě virtuální reality však klade více důraz na termín </w:t>
      </w:r>
      <w:proofErr w:type="spellStart"/>
      <w:r w:rsidRPr="001F6849">
        <w:rPr>
          <w:i/>
          <w:iCs/>
        </w:rPr>
        <w:t>perception</w:t>
      </w:r>
      <w:proofErr w:type="spellEnd"/>
      <w:r w:rsidRPr="001F6849">
        <w:rPr>
          <w:i/>
          <w:iCs/>
        </w:rPr>
        <w:t xml:space="preserve"> </w:t>
      </w:r>
      <w:proofErr w:type="spellStart"/>
      <w:r w:rsidRPr="001F6849">
        <w:rPr>
          <w:i/>
          <w:iCs/>
        </w:rPr>
        <w:t>engeneering</w:t>
      </w:r>
      <w:proofErr w:type="spellEnd"/>
      <w:r w:rsidRPr="001F6849">
        <w:t xml:space="preserve">, tedy na korektní tvorbu samotného zážitku, více nežli na tvorbu virtuálního prostředí. </w:t>
      </w:r>
      <w:commentRangeEnd w:id="38"/>
      <w:r w:rsidR="00FB781A" w:rsidRPr="001F6849">
        <w:rPr>
          <w:rStyle w:val="CommentReference"/>
          <w:lang w:eastAsia="en-US"/>
        </w:rPr>
        <w:commentReference w:id="38"/>
      </w:r>
      <w:commentRangeEnd w:id="39"/>
      <w:r w:rsidR="00BC59E7" w:rsidRPr="001F6849">
        <w:rPr>
          <w:rStyle w:val="CommentReference"/>
          <w:lang w:eastAsia="en-US"/>
        </w:rPr>
        <w:commentReference w:id="39"/>
      </w:r>
      <w:ins w:id="40" w:author="Jan Horák" w:date="2023-06-15T11:27:00Z">
        <w:r w:rsidR="00A450C9"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(Riva 2006; Kvarda 2020; Burdea, Coiffet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proofErr w:type="spellStart"/>
      <w:r>
        <w:t>Teleprezence</w:t>
      </w:r>
      <w:proofErr w:type="spellEnd"/>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proofErr w:type="spellStart"/>
      <w:r>
        <w:t>Imerzivní</w:t>
      </w:r>
      <w:proofErr w:type="spellEnd"/>
      <w:r>
        <w:t xml:space="preserve">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159F13C7"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(Kvarda 2020; Burdea, Coiffet 2003)</w:t>
      </w:r>
      <w:r w:rsidR="00215816">
        <w:fldChar w:fldCharType="end"/>
      </w:r>
      <w:r w:rsidR="00215816">
        <w:t xml:space="preserve"> Záměrem této práce je primárně imerzní VR</w:t>
      </w:r>
      <w:r w:rsidR="00713779">
        <w:t xml:space="preserve"> tedy systém zobrazující </w:t>
      </w:r>
      <w:proofErr w:type="spellStart"/>
      <w:r w:rsidR="00713779">
        <w:t>virutální</w:t>
      </w:r>
      <w:proofErr w:type="spellEnd"/>
      <w:r w:rsidR="00713779">
        <w:t xml:space="preserve"> svět v zobrazovacím zařízení (HMD). V rámci </w:t>
      </w:r>
      <w:proofErr w:type="spellStart"/>
      <w:r w:rsidR="00713779">
        <w:t>imerzivního</w:t>
      </w:r>
      <w:proofErr w:type="spellEnd"/>
      <w:r w:rsidR="00713779">
        <w:t xml:space="preserve"> VR je m</w:t>
      </w:r>
      <w:ins w:id="41" w:author="Jan Horák" w:date="2023-06-15T11:40:00Z">
        <w:r w:rsidR="00713779" w:rsidRPr="001F6849">
          <w:t>íra</w:t>
        </w:r>
      </w:ins>
      <w:ins w:id="42" w:author="Jan Horák" w:date="2023-06-15T11:41:00Z">
        <w:r w:rsidR="00713779" w:rsidRPr="001F6849">
          <w:t xml:space="preserve"> imerze</w:t>
        </w:r>
      </w:ins>
      <w:r w:rsidR="00713779">
        <w:t xml:space="preserve"> </w:t>
      </w:r>
      <w:ins w:id="43" w:author="Jan Horák" w:date="2023-06-15T11:42:00Z">
        <w:r w:rsidR="00713779" w:rsidRPr="001F6849">
          <w:t xml:space="preserve">určována především </w:t>
        </w:r>
      </w:ins>
      <w:ins w:id="44" w:author="Jan Horák" w:date="2023-06-15T11:46:00Z">
        <w:r w:rsidR="00713779" w:rsidRPr="001F6849">
          <w:t>úrovní,</w:t>
        </w:r>
      </w:ins>
      <w:ins w:id="45" w:author="Jan Horák" w:date="2023-06-15T11:42:00Z">
        <w:r w:rsidR="00713779" w:rsidRPr="001F6849">
          <w:t xml:space="preserve"> do jaké umožňuje hardware a software </w:t>
        </w:r>
      </w:ins>
      <w:ins w:id="46" w:author="Jan Horák" w:date="2023-06-15T11:43:00Z">
        <w:r w:rsidR="00713779" w:rsidRPr="001F6849">
          <w:t>naplnit tvorbu virtuálního prostředí, interaktivit</w:t>
        </w:r>
      </w:ins>
      <w:ins w:id="47" w:author="Jan Horák" w:date="2023-06-15T11:47:00Z">
        <w:r w:rsidR="00713779" w:rsidRPr="001F6849">
          <w:t>u</w:t>
        </w:r>
      </w:ins>
      <w:ins w:id="48" w:author="Jan Horák" w:date="2023-06-15T11:43:00Z">
        <w:r w:rsidR="00713779" w:rsidRPr="001F6849">
          <w:t xml:space="preserve"> informační intenzity atd. </w:t>
        </w:r>
      </w:ins>
      <w:r w:rsidR="00713779" w:rsidRPr="001F6849">
        <w:t xml:space="preserve">Míra imerze tedy závisí na tom, jaké smysly jsou ovlivněny virtuální realitou. </w:t>
      </w:r>
      <w:ins w:id="49" w:author="Jan Horák" w:date="2023-06-15T11:44:00Z">
        <w:r w:rsidR="00713779" w:rsidRPr="001F6849">
          <w:t>Tato schopnost je primárně ovlivňována kompetencí hardwaru tudíž je možné jej dělit dle použitých zobrazovací</w:t>
        </w:r>
      </w:ins>
      <w:ins w:id="50" w:author="Jan Horák" w:date="2023-06-15T11:45:00Z">
        <w:r w:rsidR="00713779" w:rsidRPr="001F6849">
          <w:t>ch</w:t>
        </w:r>
      </w:ins>
      <w:ins w:id="51" w:author="Jan Horák" w:date="2023-06-15T11:44:00Z">
        <w:r w:rsidR="00713779" w:rsidRPr="001F6849">
          <w:t xml:space="preserve"> zařízení</w:t>
        </w:r>
      </w:ins>
      <w:r w:rsidR="00713779" w:rsidRPr="001F6849">
        <w:t xml:space="preserve"> (vizuální, zvykové, haptické)</w:t>
      </w:r>
      <w:ins w:id="52" w:author="Jan Horák" w:date="2023-06-15T11:45:00Z">
        <w:r w:rsidR="00713779" w:rsidRPr="001F6849">
          <w:t xml:space="preserve">. Terminologie následně obsahuje tedy termíny jakožto mobile VR, desktop VR a HMD – </w:t>
        </w:r>
        <w:proofErr w:type="spellStart"/>
        <w:r w:rsidR="00713779" w:rsidRPr="001F6849">
          <w:t>immersive</w:t>
        </w:r>
        <w:proofErr w:type="spellEnd"/>
        <w:r w:rsidR="00713779" w:rsidRPr="001F6849">
          <w:t xml:space="preserve"> VR</w:t>
        </w:r>
      </w:ins>
      <w:ins w:id="53" w:author="Jan Horák" w:date="2023-06-15T11:46:00Z">
        <w:r w:rsidR="00713779" w:rsidRPr="001F6849">
          <w:t xml:space="preserve"> (</w:t>
        </w:r>
        <w:r w:rsidR="00713779" w:rsidRPr="001F6849">
          <w:rPr>
            <w:highlight w:val="yellow"/>
            <w:rPrChange w:id="54"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53E9C">
      <w:pPr>
        <w:pStyle w:val="Heading3"/>
      </w:pPr>
      <w:r w:rsidRPr="001F6849">
        <w:lastRenderedPageBreak/>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7DD7B56B"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29255E8" w14:textId="4E9625EC" w:rsidR="006E31FC" w:rsidRDefault="006E31FC" w:rsidP="006E31FC">
      <w:pPr>
        <w:pStyle w:val="Heading3"/>
      </w:pPr>
      <w:r>
        <w:t>VR a kartografie</w:t>
      </w:r>
    </w:p>
    <w:p w14:paraId="26EBBD45" w14:textId="7B90C783" w:rsidR="006E31FC" w:rsidRPr="005B23C8" w:rsidRDefault="006E31FC" w:rsidP="006E31FC">
      <w:pPr>
        <w:rPr>
          <w:lang w:eastAsia="cs-CZ"/>
        </w:rPr>
      </w:pPr>
      <w:r>
        <w:rPr>
          <w:lang w:eastAsia="cs-CZ"/>
        </w:rPr>
        <w:t>Kartografie v posledních 30 letech prošla tzv. „</w:t>
      </w:r>
      <w:proofErr w:type="spellStart"/>
      <w:r>
        <w:rPr>
          <w:lang w:eastAsia="cs-CZ"/>
        </w:rPr>
        <w:t>geoinformatizací</w:t>
      </w:r>
      <w:proofErr w:type="spellEnd"/>
      <w:r>
        <w:rPr>
          <w:lang w:eastAsia="cs-CZ"/>
        </w:rPr>
        <w:t xml:space="preserve">“, kdy se od papírových map přešlo k digitalizaci a automatizaci analytických i vizualizačních procesů. Digitalizace dále umožnila nové způsoby interakce a dynamické práce s prostorovými daty, a to skrze geografické informační systémy GIS </w:t>
      </w:r>
      <w:r w:rsidRPr="006E31FC">
        <w:rPr>
          <w:highlight w:val="yellow"/>
          <w:lang w:val="en-US" w:eastAsia="cs-CZ"/>
        </w:rPr>
        <w:t xml:space="preserve">#todo </w:t>
      </w:r>
      <w:proofErr w:type="spellStart"/>
      <w:r w:rsidRPr="006E31FC">
        <w:rPr>
          <w:highlight w:val="yellow"/>
          <w:lang w:val="en-US" w:eastAsia="cs-CZ"/>
        </w:rPr>
        <w:t>citovat</w:t>
      </w:r>
      <w:proofErr w:type="spellEnd"/>
      <w:r w:rsidRPr="006E31FC">
        <w:rPr>
          <w:highlight w:val="yellow"/>
          <w:lang w:val="en-US" w:eastAsia="cs-CZ"/>
        </w:rPr>
        <w:t xml:space="preserve"> </w:t>
      </w:r>
      <w:proofErr w:type="spellStart"/>
      <w:r w:rsidRPr="006E31FC">
        <w:rPr>
          <w:highlight w:val="yellow"/>
          <w:lang w:val="en-US" w:eastAsia="cs-CZ"/>
        </w:rPr>
        <w:t>kone</w:t>
      </w:r>
      <w:r w:rsidRPr="006E31FC">
        <w:rPr>
          <w:highlight w:val="yellow"/>
          <w:lang w:eastAsia="cs-CZ"/>
        </w:rPr>
        <w:t>čného</w:t>
      </w:r>
      <w:proofErr w:type="spellEnd"/>
      <w:r>
        <w:rPr>
          <w:lang w:eastAsia="cs-CZ"/>
        </w:rPr>
        <w:t xml:space="preserve"> Vývoj virtuální reality přirozeně zasáhl i geoinformační vědy, kdy zpočátku vedl k tvorbě Desktop VR vizualizacím, tedy zobrazování geoprostorové informace v 3D prostředí. Následně pak nastal posun do </w:t>
      </w:r>
      <w:proofErr w:type="spellStart"/>
      <w:r>
        <w:rPr>
          <w:lang w:eastAsia="cs-CZ"/>
        </w:rPr>
        <w:t>Immersive</w:t>
      </w:r>
      <w:proofErr w:type="spellEnd"/>
      <w:r>
        <w:rPr>
          <w:lang w:eastAsia="cs-CZ"/>
        </w:rPr>
        <w:t xml:space="preserve"> VR, kdy byl uživatel přímo vnořen do prostředí vytvořeného na základě geografických dat. </w:t>
      </w:r>
      <w:r w:rsidR="00401020" w:rsidRPr="00401020">
        <w:rPr>
          <w:highlight w:val="yellow"/>
          <w:lang w:val="en-US" w:eastAsia="cs-CZ"/>
        </w:rPr>
        <w:t xml:space="preserve">#citovat </w:t>
      </w:r>
      <w:proofErr w:type="spellStart"/>
      <w:r w:rsidR="00401020" w:rsidRPr="00401020">
        <w:rPr>
          <w:highlight w:val="yellow"/>
          <w:lang w:val="en-US" w:eastAsia="cs-CZ"/>
        </w:rPr>
        <w:t>kvardu</w:t>
      </w:r>
      <w:proofErr w:type="spellEnd"/>
      <w:r w:rsidR="00212457">
        <w:rPr>
          <w:lang w:val="en-US" w:eastAsia="cs-CZ"/>
        </w:rPr>
        <w:t xml:space="preserve">. </w:t>
      </w:r>
      <w:proofErr w:type="spellStart"/>
      <w:r w:rsidR="005B23C8">
        <w:rPr>
          <w:lang w:val="en-US" w:eastAsia="cs-CZ"/>
        </w:rPr>
        <w:t>Obecn</w:t>
      </w:r>
      <w:proofErr w:type="spellEnd"/>
      <w:r w:rsidR="005B23C8">
        <w:rPr>
          <w:lang w:eastAsia="cs-CZ"/>
        </w:rPr>
        <w:t xml:space="preserve">ý přehled témat v kartografii využívajících 3D prostředí a různých úrovní jejich </w:t>
      </w:r>
      <w:r w:rsidR="00212457">
        <w:rPr>
          <w:lang w:eastAsia="cs-CZ"/>
        </w:rPr>
        <w:t>vizualizace</w:t>
      </w:r>
      <w:r w:rsidR="005B23C8">
        <w:rPr>
          <w:lang w:eastAsia="cs-CZ"/>
        </w:rPr>
        <w:t xml:space="preserve"> poskytuje </w:t>
      </w:r>
      <w:r w:rsidR="005B23C8">
        <w:rPr>
          <w:lang w:eastAsia="cs-CZ"/>
        </w:rPr>
        <w:fldChar w:fldCharType="begin"/>
      </w:r>
      <w:r w:rsidR="005B23C8">
        <w:rPr>
          <w:lang w:eastAsia="cs-CZ"/>
        </w:rPr>
        <w:instrText xml:space="preserve"> ADDIN ZOTERO_ITEM CSL_CITATION {"citationID":"N7AzFHqb","properties":{"formattedCitation":"(Herman 2019)","plainCitation":"(Herman 2019)","noteIndex":0},"citationItems":[{"id":539,"uris":["http://zotero.org/groups/4599106/items/ILNKX7NQ"],"itemData":{"id":539,"type":"thesis","language":"eng","publisher":"Masarykova univerzita, Přírodovědecká fakulta","source":"is.muni.cz","title":"User Issues of Interactive 3D Geovisualizations","URL":"https://is.muni.cz/auth/th/xaw2n/","author":[{"family":"Herman","given":"Lukáš"}],"accessed":{"date-parts":[["2022",2,22]]},"issued":{"date-parts":[["2019"]]},"citation-key":"hermanUserIssuesInteractive2019"}}],"schema":"https://github.com/citation-style-language/schema/raw/master/csl-citation.json"} </w:instrText>
      </w:r>
      <w:r w:rsidR="005B23C8">
        <w:rPr>
          <w:lang w:eastAsia="cs-CZ"/>
        </w:rPr>
        <w:fldChar w:fldCharType="separate"/>
      </w:r>
      <w:r w:rsidR="005B23C8" w:rsidRPr="005B23C8">
        <w:t>(Herman 2019)</w:t>
      </w:r>
      <w:r w:rsidR="005B23C8">
        <w:rPr>
          <w:lang w:eastAsia="cs-CZ"/>
        </w:rPr>
        <w:fldChar w:fldCharType="end"/>
      </w:r>
      <w:r w:rsidR="005B23C8">
        <w:rPr>
          <w:lang w:eastAsia="cs-CZ"/>
        </w:rPr>
        <w:t xml:space="preserve">. Jedná se o: topografická data a analýz nad nimi, 3D katastr, dokumentace a uchování kulturního dědictví, </w:t>
      </w:r>
      <w:r w:rsidR="00212457">
        <w:rPr>
          <w:lang w:eastAsia="cs-CZ"/>
        </w:rPr>
        <w:t xml:space="preserve">virtuální turismus, výuka geografie, orientace a navigace v zastavěných oblastech, vizualizace v hydrologii, podpora při krizovém řízení, vojenské simulace, geologie a geofyzika, meteorologie a teplotní, hlukové, ekologické a  hlukové studie urbánních prostředí, modelování budov a facility management. </w:t>
      </w:r>
    </w:p>
    <w:p w14:paraId="06BFD0A2" w14:textId="4D2DBBE9" w:rsidR="00401020" w:rsidRDefault="00401020" w:rsidP="00401020">
      <w:pPr>
        <w:pStyle w:val="Normlnprvnodsazen"/>
        <w:ind w:firstLine="0"/>
        <w:rPr>
          <w:b/>
          <w:bCs/>
          <w:lang w:val="en-US"/>
        </w:rPr>
      </w:pPr>
      <w:r w:rsidRPr="00401020">
        <w:rPr>
          <w:b/>
          <w:bCs/>
          <w:lang w:val="en-US"/>
        </w:rPr>
        <w:t>VGE</w:t>
      </w:r>
    </w:p>
    <w:p w14:paraId="75C1941C" w14:textId="4CD2091F" w:rsidR="00401020" w:rsidRPr="00401020" w:rsidRDefault="005B23C8" w:rsidP="005B23C8">
      <w:pPr>
        <w:pStyle w:val="Normlnprvnodsazen"/>
        <w:ind w:firstLine="0"/>
        <w:rPr>
          <w:b/>
          <w:bCs/>
          <w:lang w:val="en-US"/>
        </w:rPr>
      </w:pPr>
      <w:r w:rsidRPr="005B23C8">
        <w:rPr>
          <w:b/>
          <w:bCs/>
          <w:highlight w:val="yellow"/>
          <w:lang w:val="en-US"/>
        </w:rPr>
        <w:t xml:space="preserve">#problem – jak to </w:t>
      </w:r>
      <w:proofErr w:type="spellStart"/>
      <w:r w:rsidRPr="005B23C8">
        <w:rPr>
          <w:b/>
          <w:bCs/>
          <w:highlight w:val="yellow"/>
          <w:lang w:val="en-US"/>
        </w:rPr>
        <w:t>zjednodusit</w:t>
      </w:r>
      <w:proofErr w:type="spellEnd"/>
      <w:r w:rsidRPr="005B23C8">
        <w:rPr>
          <w:b/>
          <w:bCs/>
          <w:highlight w:val="yellow"/>
          <w:lang w:val="en-US"/>
        </w:rPr>
        <w:t xml:space="preserve">, </w:t>
      </w:r>
      <w:proofErr w:type="spellStart"/>
      <w:r w:rsidRPr="005B23C8">
        <w:rPr>
          <w:b/>
          <w:bCs/>
          <w:highlight w:val="yellow"/>
          <w:lang w:val="en-US"/>
        </w:rPr>
        <w:t>prilis</w:t>
      </w:r>
      <w:proofErr w:type="spellEnd"/>
      <w:r w:rsidRPr="005B23C8">
        <w:rPr>
          <w:b/>
          <w:bCs/>
          <w:highlight w:val="yellow"/>
          <w:lang w:val="en-US"/>
        </w:rPr>
        <w:t xml:space="preserve"> </w:t>
      </w:r>
      <w:proofErr w:type="spellStart"/>
      <w:r w:rsidRPr="005B23C8">
        <w:rPr>
          <w:b/>
          <w:bCs/>
          <w:highlight w:val="yellow"/>
          <w:lang w:val="en-US"/>
        </w:rPr>
        <w:t>teorie</w:t>
      </w:r>
      <w:proofErr w:type="spellEnd"/>
    </w:p>
    <w:p w14:paraId="47FF0C74" w14:textId="7C42F422" w:rsidR="001F1455" w:rsidRDefault="006E31FC" w:rsidP="00212457">
      <w:pPr>
        <w:rPr>
          <w:rStyle w:val="CommentReference"/>
        </w:rPr>
      </w:pPr>
      <w:r w:rsidRPr="001F6849">
        <w:rPr>
          <w:lang w:eastAsia="cs-CZ"/>
        </w:rPr>
        <w:lastRenderedPageBreak/>
        <w:t xml:space="preserve">3D kartografická vizualizace na webu není příliš rozšířená </w:t>
      </w:r>
      <w:r w:rsidRPr="001F6849">
        <w:rPr>
          <w:lang w:eastAsia="cs-CZ"/>
        </w:rPr>
        <w:fldChar w:fldCharType="begin"/>
      </w:r>
      <w:r w:rsidRPr="001F6849">
        <w:rPr>
          <w:lang w:eastAsia="cs-CZ"/>
        </w:rPr>
        <w:instrText xml:space="preserve"> ADDIN ZOTERO_ITEM CSL_CITATION {"citationID":"gBXoKfEQ","properties":{"formattedCitation":"(Cibula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Pr="001F6849">
        <w:rPr>
          <w:lang w:eastAsia="cs-CZ"/>
        </w:rPr>
        <w:fldChar w:fldCharType="separate"/>
      </w:r>
      <w:r w:rsidRPr="001F6849">
        <w:t>(Cibula 2021)</w:t>
      </w:r>
      <w:r w:rsidRPr="001F6849">
        <w:rPr>
          <w:lang w:eastAsia="cs-CZ"/>
        </w:rPr>
        <w:fldChar w:fldCharType="end"/>
      </w:r>
      <w:r w:rsidRPr="001F6849">
        <w:rPr>
          <w:lang w:eastAsia="cs-CZ"/>
        </w:rPr>
        <w:t xml:space="preserve">, 3D kartografická vizualizace v rámci virtuální reality pak ještě méně. </w:t>
      </w:r>
    </w:p>
    <w:p w14:paraId="289EC07E" w14:textId="7429F4D1" w:rsidR="00212457" w:rsidRPr="00212457" w:rsidRDefault="00212457" w:rsidP="00212457">
      <w:pPr>
        <w:pStyle w:val="Normlnprvnodsazen"/>
        <w:ind w:firstLine="0"/>
        <w:rPr>
          <w:b/>
          <w:bCs/>
          <w:lang w:eastAsia="en-US"/>
        </w:rPr>
      </w:pPr>
      <w:r w:rsidRPr="00212457">
        <w:rPr>
          <w:b/>
          <w:bCs/>
          <w:lang w:eastAsia="en-US"/>
        </w:rPr>
        <w:t xml:space="preserve">Digital </w:t>
      </w:r>
      <w:proofErr w:type="spellStart"/>
      <w:r w:rsidRPr="00212457">
        <w:rPr>
          <w:b/>
          <w:bCs/>
          <w:lang w:eastAsia="en-US"/>
        </w:rPr>
        <w:t>Earth</w:t>
      </w:r>
      <w:proofErr w:type="spellEnd"/>
    </w:p>
    <w:p w14:paraId="2714887E" w14:textId="454A1A9B" w:rsidR="008D1D5F" w:rsidRPr="001F6849" w:rsidRDefault="008D1D5F" w:rsidP="008D1D5F">
      <w:pPr>
        <w:pStyle w:val="Malnadpis"/>
      </w:pPr>
      <w:proofErr w:type="spellStart"/>
      <w:r w:rsidRPr="001F6849">
        <w:t>Metaverse</w:t>
      </w:r>
      <w:proofErr w:type="spellEnd"/>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0BCB2093"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5" w:author="Jan Horák" w:date="2023-06-15T11:49:00Z">
        <w:r w:rsidR="007854CF" w:rsidRPr="001F6849" w:rsidDel="00BC59E7">
          <w:delText>Virutální</w:delText>
        </w:r>
      </w:del>
      <w:ins w:id="56" w:author="Jan Horák" w:date="2023-06-15T11:49:00Z">
        <w:r w:rsidR="00BC59E7" w:rsidRPr="001F6849">
          <w:t>Virtuální</w:t>
        </w:r>
      </w:ins>
      <w:r w:rsidR="007854CF" w:rsidRPr="001F6849">
        <w:t xml:space="preserve"> svět, </w:t>
      </w:r>
      <w:del w:id="57" w:author="Jan Horák" w:date="2023-06-15T11:49:00Z">
        <w:r w:rsidR="007854CF" w:rsidRPr="001F6849" w:rsidDel="00BC59E7">
          <w:delText>Účastník</w:delText>
        </w:r>
      </w:del>
      <w:proofErr w:type="spellStart"/>
      <w:ins w:id="58"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59" w:author="Jan Horák" w:date="2023-06-15T11:48:00Z">
        <w:r w:rsidR="00BC59E7" w:rsidRPr="001F6849">
          <w:t xml:space="preserve">a </w:t>
        </w:r>
      </w:ins>
      <w:del w:id="60" w:author="Jan Horák" w:date="2023-06-15T11:48:00Z">
        <w:r w:rsidR="003061F0" w:rsidRPr="001F6849" w:rsidDel="00BC59E7">
          <w:delText>a Účastník</w:delText>
        </w:r>
      </w:del>
      <w:ins w:id="61"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1B4DD5">
        <w:instrText xml:space="preserve"> ADDIN ZOTERO_ITEM CSL_CITATION {"citationID":"3CtlPLsy","properties":{"formattedCitation":"(Coltekin et al. 2020)","plainCitation":"(Coltekin et al. 2020)","noteIndex":0},"citationItems":[{"id":"pp3J8rnX/7ef1xh4H","uris":["http://zotero.org/groups/4599106/items/F54Y7ICM"],"itemData":{"id":"9DyV48Zt/oRbg8WmZ","type":"article-journal","abstract":"This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w:t>
      </w:r>
      <w:proofErr w:type="spellStart"/>
      <w:r w:rsidR="00C05E88" w:rsidRPr="001F6849">
        <w:t>Coltekin</w:t>
      </w:r>
      <w:proofErr w:type="spellEnd"/>
      <w:r w:rsidR="00C05E88" w:rsidRPr="001F6849">
        <w:t xml:space="preserve">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2"/>
      <w:commentRangeEnd w:id="62"/>
      <w:r w:rsidR="00FB781A" w:rsidRPr="001F6849">
        <w:rPr>
          <w:rStyle w:val="CommentReference"/>
          <w:lang w:eastAsia="en-US"/>
        </w:rPr>
        <w:commentReference w:id="62"/>
      </w:r>
    </w:p>
    <w:p w14:paraId="4D63C7D5" w14:textId="6731F81E"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(Sherman, Craig 2019)</w:t>
      </w:r>
      <w:r w:rsidR="003F28A1" w:rsidRPr="001F6849">
        <w:fldChar w:fldCharType="end"/>
      </w:r>
    </w:p>
    <w:p w14:paraId="05D9F40C" w14:textId="7505F115" w:rsidR="00F729B0" w:rsidRPr="001F6849" w:rsidRDefault="00B6437D" w:rsidP="00A25270">
      <w:r>
        <w:rPr>
          <w:noProof/>
        </w:rPr>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7791A08B" w:rsidR="00BA1BB7" w:rsidRPr="001F6849" w:rsidDel="00BC59E7" w:rsidRDefault="003061F0" w:rsidP="00713779">
      <w:pPr>
        <w:pStyle w:val="Caption"/>
        <w:rPr>
          <w:del w:id="63" w:author="Jan Horák" w:date="2023-06-15T11:49:00Z"/>
          <w:highlight w:val="yellow"/>
        </w:rPr>
      </w:pPr>
      <w:r w:rsidRPr="001F6849">
        <w:t xml:space="preserve">Obr. </w:t>
      </w:r>
      <w:r w:rsidRPr="001F6849">
        <w:rPr>
          <w:b w:val="0"/>
          <w:iCs w:val="0"/>
          <w:lang w:eastAsia="cs-CZ"/>
        </w:rPr>
        <w:fldChar w:fldCharType="begin"/>
      </w:r>
      <w:r w:rsidRPr="001F6849">
        <w:instrText xml:space="preserve"> SEQ Obr. \* ARABIC </w:instrText>
      </w:r>
      <w:r w:rsidRPr="001F6849">
        <w:rPr>
          <w:b w:val="0"/>
          <w:iCs w:val="0"/>
          <w:lang w:eastAsia="cs-CZ"/>
        </w:rPr>
        <w:fldChar w:fldCharType="separate"/>
      </w:r>
      <w:r w:rsidR="00C576A2" w:rsidRPr="001F6849">
        <w:rPr>
          <w:noProof/>
        </w:rPr>
        <w:t>3</w:t>
      </w:r>
      <w:r w:rsidRPr="001F6849">
        <w:rPr>
          <w:b w:val="0"/>
          <w:iCs w:val="0"/>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b w:val="0"/>
          <w:iCs w:val="0"/>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b w:val="0"/>
          <w:iCs w:val="0"/>
          <w:lang w:eastAsia="cs-CZ"/>
        </w:rPr>
        <w:fldChar w:fldCharType="separate"/>
      </w:r>
      <w:r w:rsidRPr="001F6849">
        <w:t>(LaValle 2020)</w:t>
      </w:r>
      <w:r w:rsidRPr="001F6849">
        <w:rPr>
          <w:b w:val="0"/>
          <w:iCs w:val="0"/>
          <w:lang w:eastAsia="cs-CZ"/>
        </w:rPr>
        <w:fldChar w:fldCharType="end"/>
      </w:r>
    </w:p>
    <w:p w14:paraId="0D6C743B" w14:textId="08114752" w:rsidR="00D8680E" w:rsidRPr="001F6849" w:rsidRDefault="00D8680E">
      <w:pPr>
        <w:pStyle w:val="Caption"/>
        <w:pPrChange w:id="64" w:author="Jan Horák" w:date="2023-06-15T11:49:00Z">
          <w:pPr>
            <w:pStyle w:val="Caption"/>
            <w:ind w:left="0" w:firstLine="0"/>
          </w:pPr>
        </w:pPrChange>
      </w:pPr>
    </w:p>
    <w:p w14:paraId="65DCD45B" w14:textId="2109DDCB" w:rsidR="00F729B0" w:rsidRPr="001F6849" w:rsidRDefault="00BA1BB7" w:rsidP="00B6437D">
      <w:pPr>
        <w:pStyle w:val="Normlnprvnodsazen"/>
      </w:pPr>
      <w:proofErr w:type="spellStart"/>
      <w:r w:rsidRPr="001F6849">
        <w:t>LaValle</w:t>
      </w:r>
      <w:proofErr w:type="spellEnd"/>
      <w:r w:rsidRPr="001F6849">
        <w:t xml:space="preserve"> </w:t>
      </w:r>
      <w:r w:rsidRPr="00B6437D">
        <w:t>představuje</w:t>
      </w:r>
      <w:r w:rsidRPr="001F6849">
        <w:t xml:space="preserv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vytváří alternativní prostředí (může být VGE). Následně pak pomocí komponenty displeje, který je </w:t>
      </w:r>
      <w:r w:rsidRPr="001F6849">
        <w:lastRenderedPageBreak/>
        <w:t xml:space="preserve">specifický pro daný smyslový orgán je percepce reálného světa nahrazena světem alternativním. </w:t>
      </w:r>
      <w:r w:rsidR="00F729B0" w:rsidRPr="001F6849">
        <w:t>Zmíněný VWG (</w:t>
      </w:r>
      <w:proofErr w:type="spellStart"/>
      <w:r w:rsidR="00F729B0" w:rsidRPr="001F6849">
        <w:rPr>
          <w:i/>
          <w:iCs/>
        </w:rPr>
        <w:t>vir</w:t>
      </w:r>
      <w:del w:id="65" w:author="Lukáš Herman" w:date="2023-02-21T16:18:00Z">
        <w:r w:rsidR="00F729B0" w:rsidRPr="001F6849" w:rsidDel="006613F9">
          <w:rPr>
            <w:i/>
            <w:iCs/>
          </w:rPr>
          <w:delText>u</w:delText>
        </w:r>
      </w:del>
      <w:r w:rsidR="00F729B0" w:rsidRPr="001F6849">
        <w:rPr>
          <w:i/>
          <w:iCs/>
        </w:rPr>
        <w:t>t</w:t>
      </w:r>
      <w:ins w:id="66"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vytváří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67" w:author="Lukáš Herman" w:date="2023-02-21T16:18:00Z">
        <w:r w:rsidR="00247F6B" w:rsidRPr="001F6849">
          <w:rPr>
            <w:b/>
            <w:bCs/>
          </w:rPr>
          <w:t>z</w:t>
        </w:r>
      </w:ins>
      <w:del w:id="68"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liší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50C7E91E"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r w:rsidR="007B3717">
        <w:t xml:space="preserve">Souhrn softwarových komponent potřebných pro vývoj virtuálního zážitku jsou zdůrazněny </w:t>
      </w:r>
      <w:r w:rsidR="007B3717" w:rsidRPr="007B3717">
        <w:rPr>
          <w:highlight w:val="yellow"/>
        </w:rPr>
        <w:t>Obr. X.</w:t>
      </w:r>
      <w:r w:rsidR="007B3717">
        <w:t xml:space="preserve"> VWG dostává input z </w:t>
      </w:r>
      <w:r w:rsidR="00080800">
        <w:t>nízko úrovňových</w:t>
      </w:r>
      <w:r w:rsidR="007B3717">
        <w:t xml:space="preserve"> systémů, které </w:t>
      </w:r>
      <w:r w:rsidR="00B4099E">
        <w:t>vyjadřují,</w:t>
      </w:r>
      <w:r w:rsidR="007B3717">
        <w:t xml:space="preserve"> co uživatel dělá v reálném světe. Jedná se o vstupní zařízení </w:t>
      </w:r>
      <w:r w:rsidR="00080800">
        <w:t xml:space="preserve">určující především polohu, orientaci (HMD) a následně interakci v prostoru (klávesnice, myš, </w:t>
      </w:r>
      <w:proofErr w:type="spellStart"/>
      <w:r w:rsidR="00080800">
        <w:t>kontrolery</w:t>
      </w:r>
      <w:proofErr w:type="spellEnd"/>
      <w:r w:rsidR="00080800">
        <w:t xml:space="preserve">). </w:t>
      </w:r>
      <w:r w:rsidR="00080800">
        <w:fldChar w:fldCharType="begin"/>
      </w:r>
      <w:r w:rsidR="00080800">
        <w:instrText xml:space="preserve"> ADDIN ZOTERO_ITEM CSL_CITATION {"citationID":"lr1vanyc","properties":{"formattedCitation":"(LaValle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80800">
        <w:fldChar w:fldCharType="separate"/>
      </w:r>
      <w:r w:rsidR="00080800" w:rsidRPr="00080800">
        <w:t>(LaValle 2020)</w:t>
      </w:r>
      <w:r w:rsidR="00080800">
        <w:fldChar w:fldCharType="end"/>
      </w:r>
      <w:r w:rsidR="00080800">
        <w:t xml:space="preserve">  Různé typy virtuální reality využívají různé vstupní zařízení </w:t>
      </w:r>
      <w:r w:rsidR="00080800" w:rsidRPr="00B4099E">
        <w:rPr>
          <w:highlight w:val="yellow"/>
        </w:rPr>
        <w:t xml:space="preserve">(viz. dělení </w:t>
      </w:r>
      <w:r w:rsidR="00B4099E" w:rsidRPr="00B4099E">
        <w:rPr>
          <w:highlight w:val="yellow"/>
        </w:rPr>
        <w:t>virtuální</w:t>
      </w:r>
      <w:r w:rsidR="00080800" w:rsidRPr="00B4099E">
        <w:rPr>
          <w:highlight w:val="yellow"/>
        </w:rPr>
        <w:t xml:space="preserve"> reality dle míry imerze</w:t>
      </w:r>
      <w:r w:rsidR="00B4099E" w:rsidRPr="00B4099E">
        <w:rPr>
          <w:highlight w:val="yellow"/>
        </w:rPr>
        <w:t xml:space="preserve"> kap. 4.1</w:t>
      </w:r>
      <w:r w:rsidR="00080800" w:rsidRPr="00B4099E">
        <w:rPr>
          <w:highlight w:val="yellow"/>
        </w:rPr>
        <w:t>)</w:t>
      </w:r>
      <w:r w:rsidR="00080800">
        <w:t xml:space="preserve"> tím pádem i schéma </w:t>
      </w:r>
      <w:proofErr w:type="spellStart"/>
      <w:r w:rsidR="00080800" w:rsidRPr="00080800">
        <w:rPr>
          <w:highlight w:val="yellow"/>
        </w:rPr>
        <w:t>Obr.X</w:t>
      </w:r>
      <w:proofErr w:type="spellEnd"/>
      <w:r w:rsidR="00080800">
        <w:t xml:space="preserve"> nezobrazuje úplný výčet. V případě Imerzní virtuální reality, využívající primárně HMD a kompletně virtuální svět jsou vstupní zařízení </w:t>
      </w:r>
      <w:r w:rsidR="00B4099E">
        <w:t>z Obr. X považovány za hlavní</w:t>
      </w:r>
      <w:r w:rsidR="00080800">
        <w:t>.</w:t>
      </w:r>
    </w:p>
    <w:p w14:paraId="3FA056E0" w14:textId="16D8A2FA" w:rsidR="00B16D48" w:rsidRPr="001F6849" w:rsidRDefault="00D221D1" w:rsidP="00B16D48">
      <w:pPr>
        <w:keepNext/>
      </w:pPr>
      <w:r>
        <w:rPr>
          <w:noProof/>
          <w:sz w:val="16"/>
          <w:szCs w:val="16"/>
        </w:rPr>
        <w:lastRenderedPageBreak/>
        <w:drawing>
          <wp:inline distT="0" distB="0" distL="0" distR="0" wp14:anchorId="0FF11768" wp14:editId="0689EBD8">
            <wp:extent cx="5579745" cy="2801620"/>
            <wp:effectExtent l="0" t="0" r="1905" b="0"/>
            <wp:docPr id="1230750815" name="Picture 1" descr="A diagram of a virtual world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815" name="Picture 1" descr="A diagram of a virtual world genera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801620"/>
                    </a:xfrm>
                    <a:prstGeom prst="rect">
                      <a:avLst/>
                    </a:prstGeom>
                  </pic:spPr>
                </pic:pic>
              </a:graphicData>
            </a:graphic>
          </wp:inline>
        </w:drawing>
      </w:r>
      <w:commentRangeStart w:id="69"/>
      <w:commentRangeStart w:id="70"/>
      <w:commentRangeEnd w:id="69"/>
      <w:r w:rsidR="00FB781A" w:rsidRPr="001F6849">
        <w:rPr>
          <w:rStyle w:val="CommentReference"/>
        </w:rPr>
        <w:commentReference w:id="69"/>
      </w:r>
      <w:commentRangeEnd w:id="70"/>
      <w:r w:rsidR="00080800">
        <w:rPr>
          <w:rStyle w:val="CommentReference"/>
        </w:rPr>
        <w:commentReference w:id="70"/>
      </w:r>
    </w:p>
    <w:p w14:paraId="17C65BD7" w14:textId="3BCC81B7"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4</w:t>
      </w:r>
      <w:r w:rsidRPr="001F6849">
        <w:fldChar w:fldCharType="end"/>
      </w:r>
      <w:r w:rsidRPr="001F6849">
        <w:t xml:space="preserve"> Interakční diagram systému virtuální reality – </w:t>
      </w:r>
      <w:r w:rsidR="00D221D1">
        <w:t>upraveno dle:</w:t>
      </w:r>
      <w:r w:rsidRPr="001F6849">
        <w:t xml:space="preserve">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61F4F267" w14:textId="75BB0D95" w:rsidR="00921C6E" w:rsidRPr="001F6849" w:rsidDel="00BC59E7" w:rsidRDefault="00B725D6">
      <w:pPr>
        <w:rPr>
          <w:moveFrom w:id="71" w:author="Jan Horák" w:date="2023-06-15T11:51:00Z"/>
        </w:rPr>
        <w:pPrChange w:id="72" w:author="Jan Horák" w:date="2023-06-15T11:51:00Z">
          <w:pPr>
            <w:pStyle w:val="Heading3"/>
          </w:pPr>
        </w:pPrChange>
      </w:pPr>
      <w:moveFromRangeStart w:id="73" w:author="Jan Horák" w:date="2023-06-15T11:51:00Z" w:name="move137722320"/>
      <w:moveFrom w:id="74"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pPr>
        <w:rPr>
          <w:moveFrom w:id="75" w:author="Jan Horák" w:date="2023-06-15T11:51:00Z"/>
          <w:i/>
          <w:iCs/>
        </w:rPr>
      </w:pPr>
      <w:moveFrom w:id="76"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pPr>
        <w:rPr>
          <w:moveFrom w:id="77" w:author="Jan Horák" w:date="2023-06-15T11:51:00Z"/>
        </w:rPr>
        <w:pPrChange w:id="78" w:author="Jan Horák" w:date="2023-06-15T11:51:00Z">
          <w:pPr>
            <w:pStyle w:val="Normlnprvnodsazen"/>
            <w:ind w:firstLine="0"/>
          </w:pPr>
        </w:pPrChange>
      </w:pPr>
      <w:moveFrom w:id="79"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pPr>
        <w:rPr>
          <w:moveFrom w:id="80" w:author="Jan Horák" w:date="2023-06-15T11:51:00Z"/>
        </w:rPr>
      </w:pPr>
      <w:moveFrom w:id="81"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3"/>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2883C324" w:rsidR="005B68D0" w:rsidRDefault="0047600E" w:rsidP="00D221D1">
      <w:pPr>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1B4DD5">
        <w:instrText xml:space="preserve"> ADDIN ZOTERO_ITEM CSL_CITATION {"citationID":"1qIlQgrk","properties":{"formattedCitation":"(Coltekin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005B68D0">
        <w:t xml:space="preserve"> </w:t>
      </w:r>
      <w:r w:rsidR="005B68D0" w:rsidRPr="00D221D1">
        <w:rPr>
          <w:highlight w:val="yellow"/>
        </w:rPr>
        <w:t>(viz. Obr. X)</w:t>
      </w:r>
      <w:r w:rsidRPr="00D221D1">
        <w:rPr>
          <w:highlight w:val="yellow"/>
        </w:rPr>
        <w:t>.</w:t>
      </w:r>
      <w:r w:rsidRPr="001F6849">
        <w:t xml:space="preserve">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(LaValle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5271F147" w:rsidR="005B68D0" w:rsidRPr="003B1D9A" w:rsidRDefault="005B68D0" w:rsidP="005B68D0">
      <w:pPr>
        <w:pStyle w:val="Caption"/>
      </w:pPr>
      <w:r w:rsidRPr="001F6849">
        <w:lastRenderedPageBreak/>
        <w:t xml:space="preserve">Obr. </w:t>
      </w:r>
      <w:r w:rsidRPr="001F6849">
        <w:fldChar w:fldCharType="begin"/>
      </w:r>
      <w:r w:rsidRPr="001F6849">
        <w:instrText xml:space="preserve"> SEQ Obr. \* ARABIC </w:instrText>
      </w:r>
      <w:r w:rsidRPr="001F6849">
        <w:fldChar w:fldCharType="separate"/>
      </w:r>
      <w:r w:rsidRPr="001F6849">
        <w:rPr>
          <w:noProof/>
        </w:rPr>
        <w:t>5</w:t>
      </w:r>
      <w:r w:rsidRPr="001F6849">
        <w:fldChar w:fldCharType="end"/>
      </w:r>
      <w:r w:rsidRPr="001F6849">
        <w:t xml:space="preserve"> Dělení HMD, zdroj: </w:t>
      </w:r>
      <w:r w:rsidRPr="001F6849">
        <w:fldChar w:fldCharType="begin"/>
      </w:r>
      <w:r w:rsidR="001B4DD5">
        <w:instrText xml:space="preserve"> ADDIN ZOTERO_ITEM CSL_CITATION {"citationID":"o3pU5io5","properties":{"formattedCitation":"(Coltekin et al. 2020)","plainCitation":"(Coltekin et al. 2020)","noteIndex":0},"citationItems":[{"id":"pp3J8rnX/7ef1xh4H","uris":["http://zotero.org/groups/4599106/items/F54Y7ICM"],"itemData":{"id":"9DyV48Zt/oRbg8WmZ","type":"article-journal","abstract":"This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w:t>
      </w:r>
      <w:proofErr w:type="spellStart"/>
      <w:r w:rsidRPr="001F6849">
        <w:t>Coltekin</w:t>
      </w:r>
      <w:proofErr w:type="spellEnd"/>
      <w:r w:rsidRPr="001F6849">
        <w:t xml:space="preserve"> et al. 2020)</w:t>
      </w:r>
      <w:r w:rsidRPr="001F6849">
        <w:fldChar w:fldCharType="end"/>
      </w:r>
      <w:r w:rsidR="003B1D9A">
        <w:t xml:space="preserve"> </w:t>
      </w:r>
      <w:r w:rsidR="003B1D9A" w:rsidRPr="003B1D9A">
        <w:rPr>
          <w:highlight w:val="yellow"/>
          <w:lang w:val="en-US"/>
        </w:rPr>
        <w:t>#TODO p</w:t>
      </w:r>
      <w:proofErr w:type="spellStart"/>
      <w:r w:rsidR="003B1D9A" w:rsidRPr="003B1D9A">
        <w:rPr>
          <w:highlight w:val="yellow"/>
        </w:rPr>
        <w:t>ředělat</w:t>
      </w:r>
      <w:proofErr w:type="spellEnd"/>
      <w:r w:rsidR="003B1D9A" w:rsidRPr="003B1D9A">
        <w:rPr>
          <w:highlight w:val="yellow"/>
        </w:rPr>
        <w:t xml:space="preserve"> do češtiny?</w:t>
      </w:r>
    </w:p>
    <w:p w14:paraId="1EA73358" w14:textId="0EA1A45D"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 xml:space="preserve">e do vhodné vzdálenosti od očí. Tato skutečnost není validní v případě klasických displejů, které zakrývají pouze omezenou část zorného pole. Výše zmíněné kategorie </w:t>
      </w:r>
      <w:r w:rsidRPr="00D221D1">
        <w:rPr>
          <w:highlight w:val="yellow"/>
        </w:rPr>
        <w:t>(</w:t>
      </w:r>
      <w:proofErr w:type="spellStart"/>
      <w:r w:rsidRPr="00D221D1">
        <w:rPr>
          <w:highlight w:val="yellow"/>
        </w:rPr>
        <w:t>Obr.X</w:t>
      </w:r>
      <w:proofErr w:type="spellEnd"/>
      <w:r w:rsidRPr="00D221D1">
        <w:rPr>
          <w:highlight w:val="yellow"/>
        </w:rPr>
        <w:t>)</w:t>
      </w:r>
      <w:r w:rsidRPr="001F6849">
        <w:t xml:space="preserve"> jsou tedy v určitých případech propojitelné. Nutné však zmínit, že mobilní zařízení „vylepšené“ o nástavec na hlavu s čočkami se imerzí zdaleka nevyrovná speciálním </w:t>
      </w:r>
      <w:r w:rsidR="00D221D1">
        <w:t xml:space="preserve">HMD </w:t>
      </w:r>
      <w:r w:rsidRPr="001F6849">
        <w:t>zařízením</w:t>
      </w:r>
      <w:r w:rsidR="00D221D1">
        <w:t xml:space="preserve">. </w:t>
      </w:r>
    </w:p>
    <w:p w14:paraId="5CCB7D08" w14:textId="2253D5CA" w:rsidR="00192B15" w:rsidRDefault="00192B15" w:rsidP="00404AA2">
      <w:pPr>
        <w:pStyle w:val="Normlnprvnodsazen"/>
      </w:pPr>
      <w:commentRangeStart w:id="82"/>
      <w:commentRangeStart w:id="83"/>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r w:rsidRPr="001F6849">
        <w:t>.</w:t>
      </w:r>
      <w:commentRangeEnd w:id="82"/>
      <w:r w:rsidR="00FB781A" w:rsidRPr="001F6849">
        <w:rPr>
          <w:rStyle w:val="CommentReference"/>
          <w:lang w:eastAsia="en-US"/>
        </w:rPr>
        <w:commentReference w:id="82"/>
      </w:r>
      <w:commentRangeEnd w:id="83"/>
      <w:r w:rsidR="005B68D0">
        <w:rPr>
          <w:rStyle w:val="CommentReference"/>
          <w:lang w:eastAsia="en-US"/>
        </w:rPr>
        <w:commentReference w:id="83"/>
      </w:r>
      <w:r w:rsidR="00404AA2" w:rsidRPr="001F6849">
        <w:t xml:space="preserve"> </w:t>
      </w:r>
    </w:p>
    <w:p w14:paraId="619BABF8" w14:textId="77777777" w:rsidR="00D221D1" w:rsidRDefault="00D221D1">
      <w:pPr>
        <w:spacing w:after="160"/>
        <w:jc w:val="left"/>
        <w:rPr>
          <w:b/>
          <w:iCs/>
          <w:color w:val="000000" w:themeColor="text1"/>
          <w:sz w:val="20"/>
          <w:szCs w:val="18"/>
        </w:rPr>
      </w:pPr>
      <w:r>
        <w:br w:type="page"/>
      </w:r>
    </w:p>
    <w:p w14:paraId="3AA10B76" w14:textId="5F913B45" w:rsidR="00B972DB" w:rsidRDefault="00B972DB" w:rsidP="00B972DB">
      <w:pPr>
        <w:pStyle w:val="Caption"/>
        <w:keepNext/>
      </w:pPr>
      <w:r>
        <w:lastRenderedPageBreak/>
        <w:t xml:space="preserve">Tab. </w:t>
      </w:r>
      <w:r>
        <w:fldChar w:fldCharType="begin"/>
      </w:r>
      <w:r>
        <w:instrText xml:space="preserve"> SEQ Tab. \* ARABIC </w:instrText>
      </w:r>
      <w:r>
        <w:fldChar w:fldCharType="separate"/>
      </w:r>
      <w:r>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(Takle 2022; Mehrfard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 xml:space="preserve">HMD </w:t>
            </w:r>
            <w:proofErr w:type="spellStart"/>
            <w:r w:rsidRPr="00B972DB">
              <w:rPr>
                <w:rFonts w:eastAsia="Times New Roman" w:cs="Arial"/>
                <w:b/>
                <w:bCs/>
                <w:sz w:val="20"/>
                <w:szCs w:val="20"/>
                <w:lang w:val="en-US"/>
              </w:rPr>
              <w:t>zařízení</w:t>
            </w:r>
            <w:proofErr w:type="spellEnd"/>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proofErr w:type="spellStart"/>
            <w:r w:rsidRPr="00B972DB">
              <w:rPr>
                <w:rFonts w:eastAsia="Times New Roman" w:cs="Arial"/>
                <w:b/>
                <w:bCs/>
                <w:sz w:val="20"/>
                <w:szCs w:val="20"/>
                <w:lang w:val="en-US"/>
              </w:rPr>
              <w:t>Rozlišení</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na</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oko</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px</w:t>
            </w:r>
            <w:proofErr w:type="spellEnd"/>
            <w:r w:rsidRPr="00B972DB">
              <w:rPr>
                <w:rFonts w:eastAsia="Times New Roman" w:cs="Arial"/>
                <w:b/>
                <w:bCs/>
                <w:sz w:val="20"/>
                <w:szCs w:val="20"/>
                <w:lang w:val="en-US"/>
              </w:rPr>
              <w:t>]</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 xml:space="preserve">HTC </w:t>
            </w:r>
            <w:proofErr w:type="spellStart"/>
            <w:r w:rsidRPr="00B972DB">
              <w:rPr>
                <w:rFonts w:eastAsia="Times New Roman" w:cs="Arial"/>
                <w:sz w:val="20"/>
                <w:szCs w:val="20"/>
                <w:lang w:val="en-US"/>
              </w:rPr>
              <w:t>Vive</w:t>
            </w:r>
            <w:proofErr w:type="spellEnd"/>
            <w:r w:rsidRPr="00B972DB">
              <w:rPr>
                <w:rFonts w:eastAsia="Times New Roman" w:cs="Arial"/>
                <w:sz w:val="20"/>
                <w:szCs w:val="20"/>
                <w:lang w:val="en-US"/>
              </w:rPr>
              <w:t xml:space="preser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proofErr w:type="spellStart"/>
            <w:r w:rsidRPr="00B972DB">
              <w:rPr>
                <w:rFonts w:eastAsia="Times New Roman" w:cs="Arial"/>
                <w:sz w:val="20"/>
                <w:szCs w:val="20"/>
                <w:lang w:val="en-US"/>
              </w:rPr>
              <w:t>Pimax</w:t>
            </w:r>
            <w:proofErr w:type="spellEnd"/>
            <w:r w:rsidRPr="00B972DB">
              <w:rPr>
                <w:rFonts w:eastAsia="Times New Roman" w:cs="Arial"/>
                <w:sz w:val="20"/>
                <w:szCs w:val="20"/>
                <w:lang w:val="en-US"/>
              </w:rPr>
              <w:t xml:space="preserve">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4"/>
      <w:commentRangeStart w:id="85"/>
      <w:commentRangeEnd w:id="84"/>
      <w:r w:rsidRPr="001F6849">
        <w:rPr>
          <w:rStyle w:val="CommentReference"/>
        </w:rPr>
        <w:commentReference w:id="84"/>
      </w:r>
      <w:commentRangeEnd w:id="85"/>
      <w:r w:rsidR="00E22988" w:rsidRPr="001F6849">
        <w:rPr>
          <w:rStyle w:val="CommentReference"/>
        </w:rPr>
        <w:commentReference w:id="85"/>
      </w:r>
      <w:proofErr w:type="spellStart"/>
      <w:r w:rsidR="007160C1" w:rsidRPr="001F6849">
        <w:t>Tracking</w:t>
      </w:r>
      <w:proofErr w:type="spellEnd"/>
    </w:p>
    <w:p w14:paraId="7ADE2B22" w14:textId="59B33FBD"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1B4DD5">
        <w:rPr>
          <w:i/>
          <w:iCs/>
        </w:rPr>
        <w:instrText xml:space="preserve"> ADDIN ZOTERO_ITEM CSL_CITATION {"citationID":"Vvs5N4QI","properties":{"formattedCitation":"(Coltekin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r w:rsidR="00B23419">
        <w:t>Inerciálních měřících jednotek (</w:t>
      </w:r>
      <w:r w:rsidR="007160C1" w:rsidRPr="001F6849">
        <w:t>IMU</w:t>
      </w:r>
      <w:r w:rsidR="00B23419">
        <w:t xml:space="preserve"> – </w:t>
      </w:r>
      <w:r w:rsidR="00B23419" w:rsidRPr="00B23419">
        <w:rPr>
          <w:i/>
          <w:iCs/>
          <w:lang w:val="en-US"/>
        </w:rPr>
        <w:t>Inertial measurement unit</w:t>
      </w:r>
      <w:r w:rsidR="00B23419">
        <w:t>)</w:t>
      </w:r>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6771EA70"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B23419">
        <w:rPr>
          <w:lang w:eastAsia="en-US"/>
        </w:rPr>
        <w:t xml:space="preserve"> viz. </w:t>
      </w:r>
      <w:proofErr w:type="spellStart"/>
      <w:r w:rsidR="00B23419" w:rsidRPr="00B23419">
        <w:rPr>
          <w:highlight w:val="yellow"/>
          <w:lang w:eastAsia="en-US"/>
        </w:rPr>
        <w:t>Obr.X</w:t>
      </w:r>
      <w:proofErr w:type="spellEnd"/>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27C17385"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6</w:t>
      </w:r>
      <w:r w:rsidRPr="001F6849">
        <w:fldChar w:fldCharType="end"/>
      </w:r>
      <w:r w:rsidRPr="001F6849">
        <w:t xml:space="preserve"> Stupně volnosti – </w:t>
      </w:r>
      <w:proofErr w:type="spellStart"/>
      <w:r w:rsidRPr="003B1D9A">
        <w:rPr>
          <w:i/>
          <w:iCs w:val="0"/>
        </w:rPr>
        <w:t>Degrees</w:t>
      </w:r>
      <w:proofErr w:type="spellEnd"/>
      <w:r w:rsidRPr="003B1D9A">
        <w:rPr>
          <w:i/>
          <w:iCs w:val="0"/>
        </w:rPr>
        <w:t xml:space="preserve"> </w:t>
      </w:r>
      <w:proofErr w:type="spellStart"/>
      <w:r w:rsidRPr="003B1D9A">
        <w:rPr>
          <w:i/>
          <w:iCs w:val="0"/>
        </w:rPr>
        <w:t>of</w:t>
      </w:r>
      <w:proofErr w:type="spellEnd"/>
      <w:r w:rsidRPr="003B1D9A">
        <w:rPr>
          <w:i/>
          <w:iCs w:val="0"/>
        </w:rPr>
        <w:t xml:space="preserve"> </w:t>
      </w:r>
      <w:proofErr w:type="spellStart"/>
      <w:r w:rsidR="003B1D9A">
        <w:rPr>
          <w:i/>
          <w:iCs w:val="0"/>
        </w:rPr>
        <w:t>F</w:t>
      </w:r>
      <w:r w:rsidRPr="003B1D9A">
        <w:rPr>
          <w:i/>
          <w:iCs w:val="0"/>
        </w:rPr>
        <w:t>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(Dupin 2016)</w:t>
      </w:r>
      <w:r w:rsidRPr="001F6849">
        <w:fldChar w:fldCharType="end"/>
      </w:r>
      <w:r w:rsidRPr="001F6849">
        <w:t>)</w:t>
      </w:r>
    </w:p>
    <w:p w14:paraId="7A7C3724" w14:textId="2305355A" w:rsidR="00E3650B" w:rsidRPr="001F6849" w:rsidRDefault="00E3650B" w:rsidP="003B1D9A">
      <w:pPr>
        <w:pStyle w:val="Normlnprvnodsazen"/>
      </w:pPr>
      <w:proofErr w:type="spellStart"/>
      <w:r w:rsidRPr="001F6849">
        <w:lastRenderedPageBreak/>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482875E6"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w:t>
      </w:r>
      <w:r w:rsidR="003B1D9A">
        <w:rPr>
          <w:lang w:eastAsia="en-US"/>
        </w:rPr>
        <w:t>nebo</w:t>
      </w:r>
      <w:r w:rsidRPr="001F6849">
        <w:rPr>
          <w:lang w:eastAsia="en-US"/>
        </w:rPr>
        <w:t xml:space="preserve">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4DC4E4FE" w:rsidR="0050269A" w:rsidRPr="001F6849" w:rsidRDefault="00837E83" w:rsidP="003B1D9A">
      <w:pPr>
        <w:pStyle w:val="Normlnprvnodsazen"/>
      </w:pPr>
      <w:r w:rsidRPr="001F6849">
        <w:t>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w:t>
      </w:r>
      <w:r w:rsidR="003B1D9A">
        <w:t xml:space="preserve"> </w:t>
      </w:r>
      <w:r w:rsidR="003B1D9A" w:rsidRPr="003B1D9A">
        <w:rPr>
          <w:highlight w:val="yellow"/>
        </w:rPr>
        <w:t>(viz. analýza Prohlížečů)</w:t>
      </w:r>
      <w:r w:rsidRPr="001F6849">
        <w:t xml:space="preserve">.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86" w:author="Jan Horák" w:date="2023-06-15T11:51:00Z"/>
          <w:lang w:val="cs-CZ"/>
        </w:rPr>
      </w:pPr>
      <w:r w:rsidRPr="001F6849">
        <w:rPr>
          <w:lang w:val="cs-CZ"/>
        </w:rPr>
        <w:t>Percepce</w:t>
      </w:r>
    </w:p>
    <w:p w14:paraId="71DD0F4C" w14:textId="4614AA29" w:rsidR="00BA4D29" w:rsidRPr="001F6849" w:rsidRDefault="00BC59E7" w:rsidP="003B1D9A">
      <w:pPr>
        <w:pStyle w:val="Normlnprvnodsazen"/>
        <w:ind w:firstLine="0"/>
        <w:rPr>
          <w:lang w:eastAsia="en-US"/>
        </w:rPr>
      </w:pPr>
      <w:moveToRangeStart w:id="87" w:author="Jan Horák" w:date="2023-06-15T11:51:00Z" w:name="move137722320"/>
      <w:moveTo w:id="88" w:author="Jan Horák" w:date="2023-06-15T11:51:00Z">
        <w:r w:rsidRPr="001F6849">
          <w:rPr>
            <w:lang w:eastAsia="en-US"/>
          </w:rPr>
          <w:t>Nejdůležitějším komponentem v rámci systému zážitku virtuální reality je účastník</w:t>
        </w:r>
      </w:moveTo>
      <w:r w:rsidR="003B1D9A">
        <w:rPr>
          <w:lang w:eastAsia="en-US"/>
        </w:rPr>
        <w:t xml:space="preserve"> / uživatel</w:t>
      </w:r>
      <w:moveTo w:id="89" w:author="Jan Horák" w:date="2023-06-15T11:51:00Z">
        <w:r w:rsidRPr="001F6849">
          <w:rPr>
            <w:lang w:eastAsia="en-US"/>
          </w:rPr>
          <w:t>,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(Sherman, Craig 2019)</w:t>
        </w:r>
        <w:r w:rsidRPr="001F6849">
          <w:rPr>
            <w:lang w:eastAsia="en-US"/>
          </w:rPr>
          <w:fldChar w:fldCharType="end"/>
        </w:r>
        <w:r w:rsidRPr="001F6849">
          <w:rPr>
            <w:lang w:eastAsia="en-US"/>
          </w:rPr>
          <w:t xml:space="preserve">. </w:t>
        </w:r>
      </w:moveTo>
      <w:moveToRangeEnd w:id="87"/>
      <w:r w:rsidR="00BA4D29"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w:t>
      </w:r>
      <w:r w:rsidR="00421AD6" w:rsidRPr="001F6849">
        <w:t xml:space="preserve"> V případě percepce je možné hovořit o počitcích, které jsou inicializované podněty ze smyslových orgánů. Více počitků pak tvoří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00BA4D29" w:rsidRPr="001F6849">
        <w:t>Pro VR je klíčová percepce</w:t>
      </w:r>
      <w:r w:rsidR="00421AD6" w:rsidRPr="001F6849">
        <w:t xml:space="preserve"> (vnímání)</w:t>
      </w:r>
      <w:r w:rsidR="00BA4D29"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65BFD3A" w14:textId="42D0012B" w:rsidR="00A37799" w:rsidRDefault="00CA6A8E" w:rsidP="00A37799">
      <w:pPr>
        <w:pStyle w:val="Normlnprvnodsazen"/>
      </w:pPr>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r w:rsidR="00A37799">
        <w:t xml:space="preserve">Monokulární vodítka (viz. </w:t>
      </w:r>
      <w:proofErr w:type="spellStart"/>
      <w:r w:rsidR="00A37799">
        <w:t>Obr.X</w:t>
      </w:r>
      <w:proofErr w:type="spellEnd"/>
      <w:r w:rsidR="00A37799">
        <w:t>)</w:t>
      </w:r>
      <w:r w:rsidR="00EB2A0C">
        <w:t xml:space="preserve"> </w:t>
      </w:r>
      <w:r w:rsidR="00EB2A0C">
        <w:fldChar w:fldCharType="begin"/>
      </w:r>
      <w:r w:rsidR="00EB2A0C">
        <w:instrText xml:space="preserve"> ADDIN ZOTERO_ITEM CSL_CITATION {"citationID":"7NIvHo3I","properties":{"formattedCitation":"(Mather 2016; Chloupkov\\uc0\\u225{} 2007; Matatko, Bollmann, M\\uc0\\u252{}ller 2011)","plainCitation":"(Mather 2016; Chloupková 2007; Matatko, Bollmann, Müller 2011)","noteIndex":0},"citationItems":[{"id":935,"uris":["http://zotero.org/groups/4599106/items/AEZXLW22"],"itemData":{"id":935,"type":"book","edition":"0","ISBN":"978-1-317-37255-4","language":"en","note":"DOI: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rsidR="00EB2A0C">
        <w:fldChar w:fldCharType="separate"/>
      </w:r>
      <w:r w:rsidR="00EB2A0C" w:rsidRPr="00EB2A0C">
        <w:rPr>
          <w:rFonts w:cs="Times New Roman"/>
          <w:szCs w:val="24"/>
        </w:rPr>
        <w:t>(Mather 2016; Chloupková 2007; Matatko, Bollmann, Müller 2011)</w:t>
      </w:r>
      <w:r w:rsidR="00EB2A0C">
        <w:fldChar w:fldCharType="end"/>
      </w:r>
      <w:r w:rsidR="00A37799">
        <w:t>:</w:t>
      </w:r>
    </w:p>
    <w:p w14:paraId="178DC143" w14:textId="2FA03783" w:rsidR="00A37799" w:rsidRDefault="00A37799" w:rsidP="00EB2A0C">
      <w:pPr>
        <w:pStyle w:val="Normlnprvnodsazen"/>
        <w:numPr>
          <w:ilvl w:val="0"/>
          <w:numId w:val="34"/>
        </w:numPr>
      </w:pPr>
      <w:proofErr w:type="spellStart"/>
      <w:r w:rsidRPr="00EB2A0C">
        <w:rPr>
          <w:b/>
          <w:bCs/>
        </w:rPr>
        <w:t>Interpozice</w:t>
      </w:r>
      <w:proofErr w:type="spellEnd"/>
      <w:r>
        <w:t xml:space="preserve"> – překrývaný objekt je vnímán jako vzdálenější</w:t>
      </w:r>
    </w:p>
    <w:p w14:paraId="7ECBA90B" w14:textId="59F3DF85" w:rsidR="00A37799" w:rsidRDefault="00A37799" w:rsidP="00EB2A0C">
      <w:pPr>
        <w:pStyle w:val="Normlnprvnodsazen"/>
        <w:numPr>
          <w:ilvl w:val="0"/>
          <w:numId w:val="34"/>
        </w:numPr>
      </w:pPr>
      <w:r w:rsidRPr="00EB2A0C">
        <w:rPr>
          <w:b/>
          <w:bCs/>
        </w:rPr>
        <w:t>Relativní velikost</w:t>
      </w:r>
      <w:r>
        <w:t xml:space="preserve"> </w:t>
      </w:r>
      <w:r w:rsidR="005D4B5B">
        <w:t>–</w:t>
      </w:r>
      <w:r>
        <w:t xml:space="preserve"> </w:t>
      </w:r>
      <w:r w:rsidR="005D4B5B">
        <w:t xml:space="preserve">menší objekty jsou považovány za vzdálenější, </w:t>
      </w:r>
    </w:p>
    <w:p w14:paraId="1413FFBF" w14:textId="51A31514" w:rsidR="00EB2A0C" w:rsidRDefault="00EB2A0C" w:rsidP="00EB2A0C">
      <w:pPr>
        <w:pStyle w:val="Normlnprvnodsazen"/>
        <w:numPr>
          <w:ilvl w:val="0"/>
          <w:numId w:val="34"/>
        </w:numPr>
      </w:pPr>
      <w:r w:rsidRPr="00EB2A0C">
        <w:rPr>
          <w:b/>
          <w:bCs/>
        </w:rPr>
        <w:t>Vržený stín</w:t>
      </w:r>
      <w:r>
        <w:rPr>
          <w:b/>
          <w:bCs/>
        </w:rPr>
        <w:t xml:space="preserve"> – </w:t>
      </w:r>
      <w:r>
        <w:t>objekt vytváří stín na jiném povrchu / objektu</w:t>
      </w:r>
    </w:p>
    <w:p w14:paraId="734D7E39" w14:textId="0718C61C" w:rsidR="00EB2A0C" w:rsidRDefault="00EB2A0C" w:rsidP="00EB2A0C">
      <w:pPr>
        <w:pStyle w:val="Normlnprvnodsazen"/>
        <w:numPr>
          <w:ilvl w:val="0"/>
          <w:numId w:val="34"/>
        </w:numPr>
      </w:pPr>
      <w:r>
        <w:rPr>
          <w:b/>
          <w:bCs/>
        </w:rPr>
        <w:t xml:space="preserve">Stínování – </w:t>
      </w:r>
      <w:proofErr w:type="spellStart"/>
      <w:r>
        <w:rPr>
          <w:lang w:val="en-US"/>
        </w:rPr>
        <w:t>tvar</w:t>
      </w:r>
      <w:proofErr w:type="spellEnd"/>
      <w:r>
        <w:rPr>
          <w:lang w:val="en-US"/>
        </w:rPr>
        <w:t xml:space="preserve"> </w:t>
      </w:r>
      <w:proofErr w:type="spellStart"/>
      <w:r>
        <w:rPr>
          <w:lang w:val="en-US"/>
        </w:rPr>
        <w:t>objektu</w:t>
      </w:r>
      <w:proofErr w:type="spellEnd"/>
      <w:r>
        <w:rPr>
          <w:lang w:val="en-US"/>
        </w:rPr>
        <w:t xml:space="preserve"> </w:t>
      </w:r>
      <w:proofErr w:type="spellStart"/>
      <w:r>
        <w:rPr>
          <w:lang w:val="en-US"/>
        </w:rPr>
        <w:t>vytv</w:t>
      </w:r>
      <w:r>
        <w:t>áří</w:t>
      </w:r>
      <w:proofErr w:type="spellEnd"/>
      <w:r>
        <w:t xml:space="preserve"> stín na sobě samém</w:t>
      </w:r>
    </w:p>
    <w:p w14:paraId="076CEA0D" w14:textId="52DC5F79" w:rsidR="00EB2A0C" w:rsidRDefault="00EB2A0C" w:rsidP="00EB2A0C">
      <w:pPr>
        <w:pStyle w:val="Normlnprvnodsazen"/>
        <w:numPr>
          <w:ilvl w:val="0"/>
          <w:numId w:val="34"/>
        </w:numPr>
      </w:pPr>
      <w:r>
        <w:rPr>
          <w:b/>
          <w:bCs/>
        </w:rPr>
        <w:t xml:space="preserve">Umístění v rovině obrazu – </w:t>
      </w:r>
      <w:r>
        <w:t>objekt blíže horizontu je považován za vzdálenější</w:t>
      </w:r>
    </w:p>
    <w:p w14:paraId="342DE35F" w14:textId="2FF074CA" w:rsidR="00EB2A0C" w:rsidRPr="00EB2A0C" w:rsidRDefault="00EB2A0C" w:rsidP="00EB2A0C">
      <w:pPr>
        <w:pStyle w:val="Normlnprvnodsazen"/>
        <w:numPr>
          <w:ilvl w:val="0"/>
          <w:numId w:val="34"/>
        </w:numPr>
      </w:pPr>
      <w:r>
        <w:rPr>
          <w:b/>
          <w:bCs/>
        </w:rPr>
        <w:lastRenderedPageBreak/>
        <w:t xml:space="preserve">Gradient textury – </w:t>
      </w:r>
      <w:r>
        <w:t>textura je s rostoucí vzdáleností hustší a jednotlivé prvky jí tvořící jsou menší</w:t>
      </w:r>
    </w:p>
    <w:p w14:paraId="3FEB35C4" w14:textId="6F8D7062" w:rsidR="009C7ECC" w:rsidRPr="001F6849" w:rsidRDefault="00A37799" w:rsidP="00A37799">
      <w:pPr>
        <w:pStyle w:val="Normlnprvnodsazen"/>
        <w:keepNext/>
        <w:ind w:firstLine="0"/>
      </w:pPr>
      <w:r>
        <w:rPr>
          <w:noProof/>
        </w:rPr>
        <w:drawing>
          <wp:inline distT="0" distB="0" distL="0" distR="0" wp14:anchorId="201D41D6" wp14:editId="114569A0">
            <wp:extent cx="3049222" cy="3316077"/>
            <wp:effectExtent l="0" t="0" r="0" b="0"/>
            <wp:docPr id="143934198" name="Picture 1" descr="A diagram of different types of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98" name="Picture 1" descr="A diagram of different types of shap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7487" cy="3325065"/>
                    </a:xfrm>
                    <a:prstGeom prst="rect">
                      <a:avLst/>
                    </a:prstGeom>
                  </pic:spPr>
                </pic:pic>
              </a:graphicData>
            </a:graphic>
          </wp:inline>
        </w:drawing>
      </w:r>
    </w:p>
    <w:p w14:paraId="4D9E183C" w14:textId="2EF1E257" w:rsidR="006F1B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p>
    <w:p w14:paraId="2EA57A3E" w14:textId="4B0386F9" w:rsidR="00EB2A0C" w:rsidRDefault="001A784B" w:rsidP="00EB2A0C">
      <w:r>
        <w:t xml:space="preserve">Dynamická vodítka jsou pak </w:t>
      </w:r>
      <w:r w:rsidRPr="001A784B">
        <w:rPr>
          <w:b/>
          <w:bCs/>
        </w:rPr>
        <w:t>paralaxa pohybu</w:t>
      </w:r>
      <w:r>
        <w:rPr>
          <w:i/>
          <w:iCs/>
        </w:rPr>
        <w:t xml:space="preserve"> – </w:t>
      </w:r>
      <w:r>
        <w:t xml:space="preserve">kdy pohyb vzdálenějších objektů po sítnici oka je pomalejší </w:t>
      </w:r>
      <w:r>
        <w:fldChar w:fldCharType="begin"/>
      </w:r>
      <w:r>
        <w:instrText xml:space="preserve"> ADDIN ZOTERO_ITEM CSL_CITATION {"citationID":"I0AmkeFw","properties":{"formattedCitation":"(Chloupkov\\uc0\\u225{}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Pr="001A784B">
        <w:rPr>
          <w:rFonts w:cs="Times New Roman"/>
          <w:szCs w:val="24"/>
        </w:rPr>
        <w:t>(Chloupková 2007)</w:t>
      </w:r>
      <w:r>
        <w:fldChar w:fldCharType="end"/>
      </w:r>
      <w:r>
        <w:t xml:space="preserve">, </w:t>
      </w:r>
      <w:r w:rsidRPr="001A784B">
        <w:rPr>
          <w:b/>
          <w:bCs/>
        </w:rPr>
        <w:t>mizení</w:t>
      </w:r>
      <w:r>
        <w:rPr>
          <w:b/>
          <w:bCs/>
        </w:rPr>
        <w:t xml:space="preserve"> (</w:t>
      </w:r>
      <w:proofErr w:type="spellStart"/>
      <w:r w:rsidRPr="001A784B">
        <w:rPr>
          <w:b/>
          <w:bCs/>
          <w:i/>
          <w:iCs/>
        </w:rPr>
        <w:t>deletion</w:t>
      </w:r>
      <w:proofErr w:type="spellEnd"/>
      <w:r>
        <w:rPr>
          <w:b/>
          <w:bCs/>
        </w:rPr>
        <w:t>)</w:t>
      </w:r>
      <w:r w:rsidRPr="001A784B">
        <w:t xml:space="preserve"> a </w:t>
      </w:r>
      <w:r w:rsidRPr="001A784B">
        <w:rPr>
          <w:b/>
          <w:bCs/>
        </w:rPr>
        <w:t>přirůstání</w:t>
      </w:r>
      <w:r>
        <w:rPr>
          <w:b/>
          <w:bCs/>
        </w:rPr>
        <w:t xml:space="preserve"> (</w:t>
      </w:r>
      <w:proofErr w:type="spellStart"/>
      <w:r w:rsidRPr="001A784B">
        <w:rPr>
          <w:b/>
          <w:bCs/>
          <w:i/>
          <w:iCs/>
        </w:rPr>
        <w:t>accretion</w:t>
      </w:r>
      <w:proofErr w:type="spellEnd"/>
      <w:r>
        <w:rPr>
          <w:b/>
          <w:bCs/>
        </w:rPr>
        <w:t>)</w:t>
      </w:r>
      <w:r>
        <w:t xml:space="preserve"> –</w:t>
      </w:r>
      <w:r w:rsidRPr="001A784B">
        <w:t xml:space="preserve"> </w:t>
      </w:r>
      <w:r>
        <w:t>p</w:t>
      </w:r>
      <w:r w:rsidRPr="001A784B">
        <w:t>ři nepříčných pohybech se objekty ve různých vzdálenostech jeví, že se relativně pohybují jeden k druhému. Tento jev se nazývá "</w:t>
      </w:r>
      <w:r>
        <w:t>mizení</w:t>
      </w:r>
      <w:r w:rsidRPr="001A784B">
        <w:t>", když objekt vzadu postupně mizí za objektem vpředu. Označuje se jako "přirůstání", když objekt vzadu vystupuje zpoza objektu vpředu</w:t>
      </w:r>
      <w:r>
        <w:t xml:space="preserve"> </w:t>
      </w:r>
      <w:r>
        <w:fldChar w:fldCharType="begin"/>
      </w:r>
      <w:r>
        <w:instrText xml:space="preserve"> ADDIN ZOTERO_ITEM CSL_CITATION {"citationID":"GYxpy6A3","properties":{"formattedCitation":"(Matatko, Bollmann, M\\uc0\\u252{}ller 2011)","plainCitation":"(Matatko, Bollmann, Müller 2011)","noteIndex":0},"citationItems":[{"id":1895,"uris":["http://zotero.org/groups/4599106/items/23WCXGI3"],"itemData":{"id":1895,"type":"chapter","abstract":"Thematic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fldChar w:fldCharType="separate"/>
      </w:r>
      <w:r w:rsidRPr="001A784B">
        <w:rPr>
          <w:rFonts w:cs="Times New Roman"/>
          <w:szCs w:val="24"/>
        </w:rPr>
        <w:t>(Matatko, Bollmann, Müller 2011)</w:t>
      </w:r>
      <w:r>
        <w:fldChar w:fldCharType="end"/>
      </w:r>
      <w:r w:rsidRPr="001A784B">
        <w:t>.</w:t>
      </w:r>
      <w:r w:rsidR="00E64528">
        <w:t xml:space="preserve"> </w:t>
      </w:r>
    </w:p>
    <w:p w14:paraId="68764AD2" w14:textId="647865A0" w:rsidR="00E64528" w:rsidRPr="00E64528" w:rsidRDefault="00E64528" w:rsidP="00E64528">
      <w:pPr>
        <w:pStyle w:val="Normlnprvnodsazen"/>
        <w:rPr>
          <w:lang w:eastAsia="en-US"/>
        </w:rPr>
      </w:pPr>
      <w:r>
        <w:rPr>
          <w:lang w:eastAsia="en-US"/>
        </w:rPr>
        <w:t xml:space="preserve">Mezi binokulární vodítka se pak řadí: </w:t>
      </w:r>
      <w:r>
        <w:rPr>
          <w:b/>
          <w:bCs/>
          <w:lang w:eastAsia="en-US"/>
        </w:rPr>
        <w:t xml:space="preserve">binokulární disparita </w:t>
      </w:r>
      <w:r>
        <w:rPr>
          <w:lang w:eastAsia="en-US"/>
        </w:rPr>
        <w:t xml:space="preserve">– rozdílná poloha očí umožňuje vidět prostor z jiného úhlu, což dodává možnost vytvořit percepci vzdálenosti, </w:t>
      </w:r>
      <w:r>
        <w:rPr>
          <w:b/>
          <w:bCs/>
          <w:lang w:eastAsia="en-US"/>
        </w:rPr>
        <w:t xml:space="preserve">binokulární konvergence </w:t>
      </w:r>
      <w:r>
        <w:rPr>
          <w:lang w:eastAsia="en-US"/>
        </w:rPr>
        <w:t xml:space="preserve">– jedná se o vjem pohybu očí, kdy s blížícím se objektem se oči stáčí k sobě a se vzdalujícím naopak, mozek tedy tyto pohyby interpretuje jako změnu ve vzdálenosti objektu. </w:t>
      </w:r>
      <w:r>
        <w:rPr>
          <w:lang w:eastAsia="en-US"/>
        </w:rPr>
        <w:fldChar w:fldCharType="begin"/>
      </w:r>
      <w:r>
        <w:rPr>
          <w:lang w:eastAsia="en-US"/>
        </w:rPr>
        <w:instrText xml:space="preserve"> ADDIN ZOTERO_ITEM CSL_CITATION {"citationID":"SGDKak6y","properties":{"formattedCitation":"(Chloupkov\\uc0\\u225{}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Pr>
          <w:lang w:eastAsia="en-US"/>
        </w:rPr>
        <w:fldChar w:fldCharType="separate"/>
      </w:r>
      <w:r w:rsidRPr="00E64528">
        <w:rPr>
          <w:rFonts w:cs="Times New Roman"/>
          <w:szCs w:val="24"/>
        </w:rPr>
        <w:t>(Chloupková 2007)</w:t>
      </w:r>
      <w:r>
        <w:rPr>
          <w:lang w:eastAsia="en-US"/>
        </w:rPr>
        <w:fldChar w:fldCharType="end"/>
      </w:r>
    </w:p>
    <w:p w14:paraId="1D8108EA" w14:textId="2AE42926" w:rsidR="00EE6D7D" w:rsidRPr="001F6849" w:rsidRDefault="00337667" w:rsidP="001A784B">
      <w:pPr>
        <w:pStyle w:val="Normlnprvnodsazen"/>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A784B">
        <w:rPr>
          <w:i/>
          <w:iCs/>
        </w:rPr>
        <w:t>vergence</w:t>
      </w:r>
      <w:proofErr w:type="spellEnd"/>
      <w:r w:rsidR="00DF14FD" w:rsidRPr="001A784B">
        <w:rPr>
          <w:i/>
          <w:iCs/>
        </w:rPr>
        <w:t xml:space="preserve"> </w:t>
      </w:r>
      <w:proofErr w:type="spellStart"/>
      <w:r w:rsidR="00DF14FD" w:rsidRPr="001A784B">
        <w:rPr>
          <w:i/>
          <w:iCs/>
        </w:rPr>
        <w:t>accomodation</w:t>
      </w:r>
      <w:proofErr w:type="spellEnd"/>
      <w:r w:rsidR="00DF14FD" w:rsidRPr="001A784B">
        <w:rPr>
          <w:i/>
          <w:iCs/>
        </w:rPr>
        <w:t xml:space="preserve"> </w:t>
      </w:r>
      <w:proofErr w:type="spellStart"/>
      <w:r w:rsidR="00DF14FD" w:rsidRPr="001A784B">
        <w:rPr>
          <w:i/>
          <w:iCs/>
        </w:rPr>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90" w:author="Jan Horák" w:date="2023-06-15T11:53:00Z">
        <w:r w:rsidR="0026039C" w:rsidRPr="001F6849" w:rsidDel="00BC59E7">
          <w:delText>virutální</w:delText>
        </w:r>
      </w:del>
      <w:ins w:id="91"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tvoří iluze vlastního pohybu z důvodu vnímání pohybu vizuálně. Jedná se tedy o konflikt visuálního </w:t>
      </w:r>
      <w:r w:rsidR="00506131" w:rsidRPr="001F6849">
        <w:lastRenderedPageBreak/>
        <w:t>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45286FFD"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B23419">
        <w:rPr>
          <w:i/>
          <w:iCs/>
        </w:rPr>
        <w:t>frame</w:t>
      </w:r>
      <w:r w:rsidR="00B23419">
        <w:rPr>
          <w:i/>
          <w:iCs/>
        </w:rPr>
        <w:t>s</w:t>
      </w:r>
      <w:proofErr w:type="spellEnd"/>
      <w:r w:rsidR="00165789" w:rsidRPr="00B23419">
        <w:rPr>
          <w:i/>
          <w:iCs/>
        </w:rPr>
        <w:t xml:space="preserve"> per second</w:t>
      </w:r>
      <w:r w:rsidR="00165789" w:rsidRPr="001F6849">
        <w:t xml:space="preserve">)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stačí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120Hz.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r w:rsidRPr="001F6849">
        <w:t>vekce</w:t>
      </w:r>
      <w:proofErr w:type="spell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3A108E4A" w:rsidR="00181BBF" w:rsidRDefault="006E31FC" w:rsidP="002656D4">
      <w:pPr>
        <w:pStyle w:val="Heading2"/>
        <w:rPr>
          <w:lang w:val="cs-CZ"/>
        </w:rPr>
      </w:pPr>
      <w:r>
        <w:rPr>
          <w:lang w:val="cs-CZ"/>
        </w:rPr>
        <w:t>3D modelování koncepty a principy</w:t>
      </w:r>
    </w:p>
    <w:p w14:paraId="3C5D4CC8" w14:textId="626AECFC" w:rsidR="003D6F39" w:rsidRPr="001F6849" w:rsidRDefault="003D6F39" w:rsidP="003D6F39">
      <w:pPr>
        <w:pStyle w:val="Heading3"/>
        <w:rPr>
          <w:lang w:eastAsia="cs-CZ"/>
        </w:rPr>
      </w:pPr>
      <w:r w:rsidRPr="001F6849">
        <w:rPr>
          <w:lang w:eastAsia="cs-CZ"/>
        </w:rPr>
        <w:t xml:space="preserve">3D grafické proměnné </w:t>
      </w:r>
    </w:p>
    <w:p w14:paraId="274BE4BD" w14:textId="12DEBEC6" w:rsidR="009C30BB" w:rsidRPr="001F6849" w:rsidRDefault="009C30BB" w:rsidP="009C30BB">
      <w:pPr>
        <w:rPr>
          <w:lang w:eastAsia="cs-CZ"/>
        </w:rPr>
      </w:pPr>
      <w:r w:rsidRPr="001F6849">
        <w:rPr>
          <w:lang w:eastAsia="cs-CZ"/>
        </w:rPr>
        <w:t>… ‚</w:t>
      </w:r>
      <w:r w:rsidRPr="001F6849">
        <w:rPr>
          <w:lang w:eastAsia="cs-CZ"/>
        </w:rPr>
        <w:br/>
      </w:r>
      <w:r w:rsidRPr="001F6849">
        <w:rPr>
          <w:highlight w:val="yellow"/>
          <w:lang w:eastAsia="cs-CZ"/>
        </w:rPr>
        <w:t>#todo je potřeba?</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644735F4"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w:t>
      </w:r>
      <w:r w:rsidR="00DB26F1">
        <w:t>využívaná</w:t>
      </w:r>
      <w:r w:rsidRPr="001F6849">
        <w:t xml:space="preserve">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w:t>
      </w:r>
      <w:r w:rsidR="00331DCE" w:rsidRPr="001F6849">
        <w:lastRenderedPageBreak/>
        <w:t xml:space="preserve">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t xml:space="preserve">V kontextu kartografie je problematika v konfliktu s konceptem měřítka, jelikož v tradiční 2D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01D5D8C4"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Pr="001F6849">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F5BC9AD"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w:t>
      </w:r>
      <w:r w:rsidR="00365067">
        <w:fldChar w:fldCharType="begin"/>
      </w:r>
      <w:r w:rsidR="00365067">
        <w:instrText xml:space="preserve"> ADDIN ZOTERO_ITEM CSL_CITATION {"citationID":"aa3CR7YB","properties":{"formattedCitation":"(KAM Brno 2023)","plainCitation":"(KAM Brno 2023)","noteIndex":0},"citationItems":[{"id":1900,"uris":["http://zotero.org/groups/4599106/items/MBXIAVCD"],"itemData":{"id":1900,"type":"webpage","title":"Brno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rsidR="00365067">
        <w:fldChar w:fldCharType="separate"/>
      </w:r>
      <w:r w:rsidR="00365067" w:rsidRPr="00365067">
        <w:t>(KAM Brno 2023)</w:t>
      </w:r>
      <w:r w:rsidR="00365067">
        <w:fldChar w:fldCharType="end"/>
      </w:r>
    </w:p>
    <w:p w14:paraId="4674482E" w14:textId="07C91C06" w:rsidR="00AB45B4" w:rsidRPr="001F6849" w:rsidRDefault="00AB45B4" w:rsidP="00331DCE">
      <w:pPr>
        <w:pStyle w:val="Normlnprvnodsazen"/>
      </w:pPr>
      <w:r w:rsidRPr="001F6849">
        <w:t xml:space="preserve">Jako důležitou problematiku zmiňuje </w:t>
      </w:r>
      <w:r w:rsidRPr="001F6849">
        <w:fldChar w:fldCharType="begin"/>
      </w:r>
      <w:r w:rsidR="001B4DD5">
        <w:instrText xml:space="preserve"> ADDIN ZOTERO_ITEM CSL_CITATION {"citationID":"pyYXfhhk","properties":{"formattedCitation":"(Coltekin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w:t>
      </w:r>
      <w:r w:rsidR="00A32AF4" w:rsidRPr="001F6849">
        <w:t xml:space="preserve">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w:t>
      </w:r>
      <w:r w:rsidR="00A32AF4" w:rsidRPr="001F6849">
        <w:lastRenderedPageBreak/>
        <w:t>problematice je nutné využívat LOD a LOR přístupy</w:t>
      </w:r>
      <w:r w:rsidR="000B14FA" w:rsidRPr="001F6849">
        <w:t xml:space="preserve"> </w:t>
      </w:r>
      <w:r w:rsidR="00A32AF4" w:rsidRPr="001F6849">
        <w:fldChar w:fldCharType="begin"/>
      </w:r>
      <w:r w:rsidR="001B4DD5">
        <w:instrText xml:space="preserve"> ADDIN ZOTERO_ITEM CSL_CITATION {"citationID":"cz6cyLsT","properties":{"formattedCitation":"(Coltekin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w:t>
      </w:r>
      <w:proofErr w:type="spellStart"/>
      <w:r w:rsidR="00C05E88" w:rsidRPr="001F6849">
        <w:t>Coltekin</w:t>
      </w:r>
      <w:proofErr w:type="spellEnd"/>
      <w:r w:rsidR="00C05E88" w:rsidRPr="001F6849">
        <w:t xml:space="preserve">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3E7A8760" w14:textId="0BBC5E48"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1B4DD5">
        <w:instrText xml:space="preserve"> ADDIN ZOTERO_ITEM CSL_CITATION {"citationID":"Qk91xJhn","properties":{"formattedCitation":"(Coltekin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r w:rsidR="00253E9C" w:rsidRPr="001F6849">
        <w:t>minimalizována,</w:t>
      </w:r>
      <w:r w:rsidR="004A11B2" w:rsidRPr="001F6849">
        <w:t xml:space="preserve"> popř. ošetřena již existujícími řešeními. </w:t>
      </w:r>
    </w:p>
    <w:p w14:paraId="3F9CCEDF" w14:textId="064F2C8B" w:rsidR="00D727F5" w:rsidRPr="001F6849" w:rsidRDefault="00253E9C" w:rsidP="00253E9C">
      <w:pPr>
        <w:pStyle w:val="Heading3"/>
      </w:pPr>
      <w:r>
        <w:t>Datové modely a formáty</w:t>
      </w:r>
    </w:p>
    <w:p w14:paraId="6845A85B" w14:textId="1FD37E74" w:rsidR="001A0290" w:rsidRPr="001F6849" w:rsidRDefault="001A0290" w:rsidP="001A0290">
      <w:r w:rsidRPr="001F6849">
        <w:rPr>
          <w:highlight w:val="yellow"/>
        </w:rPr>
        <w:t xml:space="preserve"># TODO – tabulka dle Cibula + vlastni </w:t>
      </w:r>
      <w:proofErr w:type="spellStart"/>
      <w:r w:rsidRPr="001F6849">
        <w:rPr>
          <w:highlight w:val="yellow"/>
        </w:rPr>
        <w:t>doplneni</w:t>
      </w:r>
      <w:proofErr w:type="spellEnd"/>
      <w:r w:rsidRPr="001F6849">
        <w:rPr>
          <w:highlight w:val="yellow"/>
        </w:rPr>
        <w:t xml:space="preserve"> – </w:t>
      </w:r>
      <w:proofErr w:type="spellStart"/>
      <w:r w:rsidRPr="001F6849">
        <w:rPr>
          <w:highlight w:val="yellow"/>
        </w:rPr>
        <w:t>context</w:t>
      </w:r>
      <w:proofErr w:type="spellEnd"/>
      <w:r w:rsidRPr="001F6849">
        <w:rPr>
          <w:highlight w:val="yellow"/>
        </w:rPr>
        <w:t xml:space="preserve"> VR</w:t>
      </w:r>
      <w:r w:rsidR="009C30BB" w:rsidRPr="001F6849">
        <w:rPr>
          <w:highlight w:val="yellow"/>
        </w:rPr>
        <w:t xml:space="preserve"> – </w:t>
      </w:r>
      <w:proofErr w:type="spellStart"/>
      <w:r w:rsidR="009C30BB" w:rsidRPr="001F6849">
        <w:rPr>
          <w:highlight w:val="yellow"/>
        </w:rPr>
        <w:t>binarky</w:t>
      </w:r>
      <w:proofErr w:type="spellEnd"/>
      <w:r w:rsidR="009C30BB" w:rsidRPr="001F6849">
        <w:rPr>
          <w:highlight w:val="yellow"/>
        </w:rPr>
        <w:t xml:space="preserve">, text - GML, JSON </w:t>
      </w:r>
      <w:proofErr w:type="spellStart"/>
      <w:r w:rsidR="009C30BB" w:rsidRPr="001F6849">
        <w:rPr>
          <w:highlight w:val="yellow"/>
        </w:rPr>
        <w:t>deleni</w:t>
      </w:r>
      <w:proofErr w:type="spellEnd"/>
      <w:r w:rsidR="009C30BB" w:rsidRPr="001F6849">
        <w:rPr>
          <w:highlight w:val="yellow"/>
        </w:rPr>
        <w:t xml:space="preserve"> a </w:t>
      </w:r>
      <w:proofErr w:type="spellStart"/>
      <w:r w:rsidR="009C30BB" w:rsidRPr="001F6849">
        <w:rPr>
          <w:highlight w:val="yellow"/>
        </w:rPr>
        <w:t>konkretni</w:t>
      </w:r>
      <w:proofErr w:type="spellEnd"/>
      <w:r w:rsidR="009C30BB" w:rsidRPr="001F6849">
        <w:rPr>
          <w:highlight w:val="yellow"/>
        </w:rPr>
        <w:t xml:space="preserve"> pak</w:t>
      </w:r>
    </w:p>
    <w:p w14:paraId="797BBA7C" w14:textId="407110B3" w:rsidR="00D727F5" w:rsidRPr="001F6849" w:rsidRDefault="00D727F5" w:rsidP="00D727F5">
      <w:pPr>
        <w:rPr>
          <w:b/>
          <w:bCs/>
        </w:rPr>
      </w:pPr>
      <w:proofErr w:type="spellStart"/>
      <w:r w:rsidRPr="001F6849">
        <w:rPr>
          <w:b/>
          <w:bCs/>
        </w:rPr>
        <w:t>glTF</w:t>
      </w:r>
      <w:proofErr w:type="spellEnd"/>
      <w:r w:rsidRPr="001F6849">
        <w:rPr>
          <w:b/>
          <w:bCs/>
        </w:rPr>
        <w:t xml:space="preserve"> (GL </w:t>
      </w:r>
      <w:proofErr w:type="spellStart"/>
      <w:r w:rsidRPr="001F6849">
        <w:rPr>
          <w:b/>
          <w:bCs/>
        </w:rPr>
        <w:t>transmission</w:t>
      </w:r>
      <w:proofErr w:type="spellEnd"/>
      <w:r w:rsidRPr="001F6849">
        <w:rPr>
          <w:b/>
          <w:bCs/>
        </w:rPr>
        <w:t xml:space="preserve"> </w:t>
      </w:r>
      <w:proofErr w:type="spellStart"/>
      <w:r w:rsidRPr="001F6849">
        <w:rPr>
          <w:b/>
          <w:bCs/>
        </w:rPr>
        <w:t>format</w:t>
      </w:r>
      <w:proofErr w:type="spellEnd"/>
      <w:r w:rsidRPr="001F6849">
        <w:rPr>
          <w:b/>
          <w:bCs/>
        </w:rPr>
        <w:t>)</w:t>
      </w:r>
    </w:p>
    <w:p w14:paraId="4C9A84A9" w14:textId="373BD159" w:rsidR="00D727F5" w:rsidRPr="001F6849" w:rsidRDefault="00D727F5" w:rsidP="00D727F5">
      <w:pPr>
        <w:pStyle w:val="Normlnprvnodsazen"/>
        <w:ind w:firstLine="0"/>
        <w:rPr>
          <w:lang w:eastAsia="en-US"/>
        </w:rPr>
      </w:pPr>
      <w:r w:rsidRPr="001F6849">
        <w:rPr>
          <w:lang w:eastAsia="en-US"/>
        </w:rPr>
        <w:t xml:space="preserve">Přezdívaný </w:t>
      </w:r>
      <w:r w:rsidRPr="001F6849">
        <w:rPr>
          <w:i/>
          <w:iCs/>
          <w:lang w:eastAsia="en-US"/>
        </w:rPr>
        <w:t>JPG pro 3D</w:t>
      </w:r>
      <w:r w:rsidRPr="001F6849">
        <w:rPr>
          <w:lang w:eastAsia="en-US"/>
        </w:rPr>
        <w:t xml:space="preserve">, jedná se o otevřený formát vytvořený skupinou </w:t>
      </w:r>
      <w:proofErr w:type="spellStart"/>
      <w:r w:rsidRPr="001F6849">
        <w:rPr>
          <w:lang w:eastAsia="en-US"/>
        </w:rPr>
        <w:t>Khronos</w:t>
      </w:r>
      <w:proofErr w:type="spellEnd"/>
      <w:r w:rsidRPr="001F6849">
        <w:rPr>
          <w:lang w:eastAsia="en-US"/>
        </w:rPr>
        <w:t xml:space="preserve">. Jedná se o formát určený pro sdílení 3D scén. Může být ve dvou formách – jakožto binární balík </w:t>
      </w:r>
      <w:r w:rsidRPr="001F6849">
        <w:rPr>
          <w:i/>
          <w:iCs/>
          <w:lang w:eastAsia="en-US"/>
        </w:rPr>
        <w:t>.</w:t>
      </w:r>
      <w:proofErr w:type="spellStart"/>
      <w:r w:rsidRPr="001F6849">
        <w:rPr>
          <w:i/>
          <w:iCs/>
          <w:lang w:eastAsia="en-US"/>
        </w:rPr>
        <w:t>glb</w:t>
      </w:r>
      <w:proofErr w:type="spellEnd"/>
      <w:r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Pr="001F6849">
        <w:rPr>
          <w:lang w:eastAsia="en-US"/>
        </w:rPr>
        <w:t xml:space="preserve"> indexující připojené binární soubory (</w:t>
      </w:r>
      <w:del w:id="92" w:author="Lukáš Herman" w:date="2023-02-06T14:25:00Z">
        <w:r w:rsidRPr="001F6849" w:rsidDel="00227A2E">
          <w:rPr>
            <w:lang w:eastAsia="en-US"/>
          </w:rPr>
          <w:delText>atiributy</w:delText>
        </w:r>
      </w:del>
      <w:ins w:id="93" w:author="Lukáš Herman" w:date="2023-02-06T14:25:00Z">
        <w:r w:rsidR="00227A2E" w:rsidRPr="001F6849">
          <w:rPr>
            <w:lang w:eastAsia="en-US"/>
          </w:rPr>
          <w:t>atributy</w:t>
        </w:r>
      </w:ins>
      <w:r w:rsidRPr="001F6849">
        <w:rPr>
          <w:lang w:eastAsia="en-US"/>
        </w:rPr>
        <w:t xml:space="preserve"> - </w:t>
      </w:r>
      <w:r w:rsidRPr="001F6849">
        <w:rPr>
          <w:i/>
          <w:iCs/>
          <w:lang w:eastAsia="en-US"/>
        </w:rPr>
        <w:t xml:space="preserve">.bin, </w:t>
      </w:r>
      <w:r w:rsidRPr="001F6849">
        <w:rPr>
          <w:lang w:eastAsia="en-US"/>
        </w:rPr>
        <w:t xml:space="preserve">textury - </w:t>
      </w:r>
      <w:r w:rsidRPr="001F6849">
        <w:rPr>
          <w:i/>
          <w:iCs/>
          <w:lang w:eastAsia="en-US"/>
        </w:rPr>
        <w:t>.</w:t>
      </w:r>
      <w:proofErr w:type="spellStart"/>
      <w:r w:rsidRPr="001F6849">
        <w:rPr>
          <w:i/>
          <w:iCs/>
          <w:lang w:eastAsia="en-US"/>
        </w:rPr>
        <w:t>jpg</w:t>
      </w:r>
      <w:proofErr w:type="spellEnd"/>
      <w:r w:rsidRPr="001F6849">
        <w:rPr>
          <w:i/>
          <w:iCs/>
          <w:lang w:eastAsia="en-US"/>
        </w:rPr>
        <w:t>, .</w:t>
      </w:r>
      <w:proofErr w:type="spellStart"/>
      <w:r w:rsidRPr="001F6849">
        <w:rPr>
          <w:i/>
          <w:iCs/>
          <w:lang w:eastAsia="en-US"/>
        </w:rPr>
        <w:t>png</w:t>
      </w:r>
      <w:proofErr w:type="spellEnd"/>
      <w:r w:rsidRPr="001F6849">
        <w:rPr>
          <w:i/>
          <w:iCs/>
          <w:lang w:eastAsia="en-US"/>
        </w:rPr>
        <w:t>. .</w:t>
      </w:r>
      <w:proofErr w:type="spellStart"/>
      <w:r w:rsidRPr="001F6849">
        <w:rPr>
          <w:i/>
          <w:iCs/>
          <w:lang w:eastAsia="en-US"/>
        </w:rPr>
        <w:t>webP</w:t>
      </w:r>
      <w:proofErr w:type="spell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 </w:t>
      </w:r>
    </w:p>
    <w:p w14:paraId="466F82B2" w14:textId="7A730450" w:rsidR="00813700" w:rsidRPr="001F6849" w:rsidRDefault="00813700" w:rsidP="00D727F5">
      <w:pPr>
        <w:pStyle w:val="Normlnprvnodsazen"/>
        <w:ind w:firstLine="0"/>
        <w:rPr>
          <w:lang w:eastAsia="en-US"/>
        </w:rPr>
      </w:pPr>
      <w:r w:rsidRPr="001F6849">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a:stretch>
                      <a:fillRect/>
                    </a:stretch>
                  </pic:blipFill>
                  <pic:spPr>
                    <a:xfrm>
                      <a:off x="0" y="0"/>
                      <a:ext cx="2454224" cy="1313835"/>
                    </a:xfrm>
                    <a:prstGeom prst="rect">
                      <a:avLst/>
                    </a:prstGeom>
                  </pic:spPr>
                </pic:pic>
              </a:graphicData>
            </a:graphic>
          </wp:inline>
        </w:drawing>
      </w: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8D9B289" w14:textId="77777777" w:rsidR="009B7F1D" w:rsidRPr="001F6849" w:rsidRDefault="009B7F1D" w:rsidP="009B7F1D">
      <w:pPr>
        <w:pStyle w:val="Heading3"/>
        <w:rPr>
          <w:lang w:eastAsia="cs-CZ"/>
        </w:rPr>
      </w:pPr>
      <w:r w:rsidRPr="001F6849">
        <w:rPr>
          <w:lang w:eastAsia="cs-CZ"/>
        </w:rPr>
        <w:t>Zobrazení</w:t>
      </w:r>
    </w:p>
    <w:p w14:paraId="02A31820" w14:textId="77777777" w:rsidR="009B7F1D" w:rsidRPr="001F6849" w:rsidRDefault="009B7F1D" w:rsidP="009B7F1D">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45E13BBF" w14:textId="77777777" w:rsidR="009B7F1D" w:rsidRPr="001F6849" w:rsidRDefault="009B7F1D" w:rsidP="009B7F1D">
      <w:pPr>
        <w:pStyle w:val="ListParagraph"/>
        <w:numPr>
          <w:ilvl w:val="0"/>
          <w:numId w:val="7"/>
        </w:numPr>
        <w:rPr>
          <w:lang w:eastAsia="cs-CZ"/>
        </w:rPr>
      </w:pPr>
      <w:r w:rsidRPr="001F6849">
        <w:rPr>
          <w:lang w:eastAsia="cs-CZ"/>
        </w:rPr>
        <w:t>Způsob promítání scény</w:t>
      </w:r>
    </w:p>
    <w:p w14:paraId="6CBDEA19" w14:textId="77777777" w:rsidR="009B7F1D" w:rsidRPr="001F6849" w:rsidRDefault="009B7F1D" w:rsidP="009B7F1D">
      <w:pPr>
        <w:pStyle w:val="ListParagraph"/>
        <w:numPr>
          <w:ilvl w:val="0"/>
          <w:numId w:val="7"/>
        </w:numPr>
        <w:rPr>
          <w:lang w:eastAsia="cs-CZ"/>
        </w:rPr>
      </w:pPr>
      <w:proofErr w:type="spellStart"/>
      <w:r w:rsidRPr="001F6849">
        <w:rPr>
          <w:lang w:eastAsia="cs-CZ"/>
        </w:rPr>
        <w:t>Furstrum</w:t>
      </w:r>
      <w:proofErr w:type="spellEnd"/>
    </w:p>
    <w:p w14:paraId="4CCABE83" w14:textId="77777777" w:rsidR="009B7F1D" w:rsidRPr="001F6849" w:rsidRDefault="009B7F1D" w:rsidP="009B7F1D">
      <w:pPr>
        <w:pStyle w:val="ListParagraph"/>
        <w:numPr>
          <w:ilvl w:val="0"/>
          <w:numId w:val="7"/>
        </w:numPr>
        <w:rPr>
          <w:lang w:eastAsia="cs-CZ"/>
        </w:rPr>
      </w:pPr>
      <w:proofErr w:type="spellStart"/>
      <w:r w:rsidRPr="001F6849">
        <w:rPr>
          <w:lang w:eastAsia="cs-CZ"/>
        </w:rPr>
        <w:t>Culling</w:t>
      </w:r>
      <w:proofErr w:type="spellEnd"/>
    </w:p>
    <w:p w14:paraId="18FB8421" w14:textId="77777777" w:rsidR="009B7F1D" w:rsidRPr="001F6849" w:rsidRDefault="009B7F1D" w:rsidP="009B7F1D">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t>Controlery</w:t>
      </w:r>
      <w:proofErr w:type="spellEnd"/>
    </w:p>
    <w:p w14:paraId="032A2CFF" w14:textId="41037E10" w:rsidR="00EB1F3E" w:rsidRPr="001F6849" w:rsidRDefault="00EB1F3E" w:rsidP="00EB1F3E">
      <w:pPr>
        <w:pStyle w:val="Heading3"/>
        <w:rPr>
          <w:lang w:eastAsia="cs-CZ"/>
        </w:rPr>
      </w:pPr>
      <w:r w:rsidRPr="001F6849">
        <w:rPr>
          <w:lang w:eastAsia="cs-CZ"/>
        </w:rPr>
        <w:lastRenderedPageBreak/>
        <w:t>Osvětlení</w:t>
      </w:r>
    </w:p>
    <w:p w14:paraId="758FBFD6" w14:textId="44888B05" w:rsidR="00931B57" w:rsidRPr="001F6849" w:rsidRDefault="00EB1F3E" w:rsidP="00253E9C">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94" w:author="Lukáš Herman" w:date="2023-02-21T16:21:00Z">
        <w:r w:rsidR="00247F6B" w:rsidRPr="001F6849">
          <w:rPr>
            <w:lang w:eastAsia="cs-CZ"/>
          </w:rPr>
          <w:t>J</w:t>
        </w:r>
      </w:ins>
      <w:del w:id="95" w:author="Lukáš Herman" w:date="2023-02-21T16:21:00Z">
        <w:r w:rsidRPr="001F6849" w:rsidDel="00247F6B">
          <w:rPr>
            <w:lang w:eastAsia="cs-CZ"/>
          </w:rPr>
          <w:delText>j</w:delText>
        </w:r>
      </w:del>
      <w:r w:rsidRPr="001F6849">
        <w:rPr>
          <w:lang w:eastAsia="cs-CZ"/>
        </w:rPr>
        <w:t>ava</w:t>
      </w:r>
      <w:ins w:id="96" w:author="Lukáš Herman" w:date="2023-02-21T16:21:00Z">
        <w:r w:rsidR="00247F6B" w:rsidRPr="001F6849">
          <w:rPr>
            <w:lang w:eastAsia="cs-CZ"/>
          </w:rPr>
          <w:t>S</w:t>
        </w:r>
      </w:ins>
      <w:del w:id="97" w:author="Lukáš Herman" w:date="2023-02-21T16:21:00Z">
        <w:r w:rsidRPr="001F6849" w:rsidDel="00247F6B">
          <w:rPr>
            <w:lang w:eastAsia="cs-CZ"/>
          </w:rPr>
          <w:delText>sr</w:delText>
        </w:r>
      </w:del>
      <w:r w:rsidRPr="001F6849">
        <w:rPr>
          <w:lang w:eastAsia="cs-CZ"/>
        </w:rPr>
        <w:t>c</w:t>
      </w:r>
      <w:ins w:id="98" w:author="Lukáš Herman" w:date="2023-02-21T16:21:00Z">
        <w:r w:rsidR="00247F6B" w:rsidRPr="001F6849">
          <w:rPr>
            <w:lang w:eastAsia="cs-CZ"/>
          </w:rPr>
          <w:t>r</w:t>
        </w:r>
      </w:ins>
      <w:r w:rsidRPr="001F6849">
        <w:rPr>
          <w:lang w:eastAsia="cs-CZ"/>
        </w:rPr>
        <w:t>ipt</w:t>
      </w:r>
      <w:del w:id="99"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 xml:space="preserve">tech </w:t>
      </w:r>
      <w:proofErr w:type="spellStart"/>
      <w:r w:rsidR="00260F6F" w:rsidRPr="001F6849">
        <w:rPr>
          <w:i/>
          <w:iCs/>
        </w:rPr>
        <w:t>stack</w:t>
      </w:r>
      <w:proofErr w:type="spellEnd"/>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 xml:space="preserve">tech </w:t>
      </w:r>
      <w:proofErr w:type="spellStart"/>
      <w:r w:rsidR="00260F6F" w:rsidRPr="00695EF6">
        <w:rPr>
          <w:i/>
          <w:iCs/>
          <w:highlight w:val="yellow"/>
        </w:rPr>
        <w:t>stacku</w:t>
      </w:r>
      <w:proofErr w:type="spellEnd"/>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285B44D1" w14:textId="77777777" w:rsidR="00473E08" w:rsidRDefault="00473E08" w:rsidP="00473E08">
      <w:pPr>
        <w:pStyle w:val="Heading2"/>
        <w:rPr>
          <w:lang w:val="cs-CZ"/>
        </w:rPr>
      </w:pPr>
      <w:r w:rsidRPr="001F6849">
        <w:rPr>
          <w:lang w:val="cs-CZ"/>
        </w:rPr>
        <w:t>Specifikace požadavků pro technologie</w:t>
      </w:r>
    </w:p>
    <w:p w14:paraId="506BDB91" w14:textId="7C160850" w:rsidR="00473E08" w:rsidRPr="00812934" w:rsidRDefault="0070296D" w:rsidP="00F16747">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rsidR="00473E08">
        <w:t xml:space="preserve">Metodika specifikace požadavků byla převzata z práce </w:t>
      </w:r>
      <w:r w:rsidR="00473E08">
        <w:fldChar w:fldCharType="begin"/>
      </w:r>
      <w:r w:rsidR="00473E08">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73E08">
        <w:fldChar w:fldCharType="separate"/>
      </w:r>
      <w:r w:rsidR="00473E08" w:rsidRPr="00812934">
        <w:t>(Herman 2014)</w:t>
      </w:r>
      <w:r w:rsidR="00473E08">
        <w:fldChar w:fldCharType="end"/>
      </w:r>
      <w:r w:rsidR="00473E08">
        <w:t xml:space="preserve"> a modifikována pro účel hodnocení aplikací umožňující tvorbu virtuální reality. </w:t>
      </w:r>
    </w:p>
    <w:p w14:paraId="54D33B1E" w14:textId="77777777" w:rsidR="00473E08" w:rsidRPr="001F6849" w:rsidRDefault="00473E08" w:rsidP="00473E08">
      <w:pPr>
        <w:pStyle w:val="Heading3"/>
      </w:pPr>
      <w:r w:rsidRPr="001F6849">
        <w:t>Funkční požadavky</w:t>
      </w:r>
    </w:p>
    <w:p w14:paraId="14F42F14" w14:textId="3F7E6C66" w:rsidR="00473E08" w:rsidRDefault="00473E08" w:rsidP="00695EF6">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(Sommerville 2016)</w:t>
      </w:r>
      <w:r w:rsidRPr="001F6849">
        <w:fldChar w:fldCharType="end"/>
      </w:r>
    </w:p>
    <w:p w14:paraId="76BEBD0C" w14:textId="77777777" w:rsidR="00473E08" w:rsidRPr="00BB39E4" w:rsidRDefault="00473E08" w:rsidP="00473E08">
      <w:pPr>
        <w:pStyle w:val="Normlnprvnodsazen"/>
        <w:ind w:firstLine="0"/>
        <w:rPr>
          <w:b/>
          <w:bCs/>
          <w:lang w:eastAsia="en-US"/>
        </w:rPr>
      </w:pPr>
      <w:r>
        <w:rPr>
          <w:b/>
          <w:bCs/>
          <w:lang w:eastAsia="en-US"/>
        </w:rPr>
        <w:t>Orientace ve scéně</w:t>
      </w:r>
    </w:p>
    <w:p w14:paraId="0E676AB3" w14:textId="71B469D2" w:rsidR="00473E08" w:rsidRDefault="00473E08" w:rsidP="00473E08">
      <w:pPr>
        <w:pStyle w:val="Normlnprvnodsazen"/>
        <w:ind w:firstLine="0"/>
        <w:rPr>
          <w:lang w:eastAsia="en-US"/>
        </w:rPr>
      </w:pPr>
      <w:r>
        <w:rPr>
          <w:lang w:eastAsia="en-US"/>
        </w:rPr>
        <w:t xml:space="preserve">Pro </w:t>
      </w:r>
      <w:r w:rsidR="00F16747">
        <w:rPr>
          <w:lang w:eastAsia="en-US"/>
        </w:rPr>
        <w:t>úspěšnou</w:t>
      </w:r>
      <w:r>
        <w:rPr>
          <w:lang w:eastAsia="en-US"/>
        </w:rPr>
        <w:t xml:space="preserve"> tvorbu VR aplikace je nutné, aby technologie podporovala především způsob pohybu a orientace na základě </w:t>
      </w:r>
      <w:proofErr w:type="spellStart"/>
      <w:r>
        <w:rPr>
          <w:lang w:eastAsia="en-US"/>
        </w:rPr>
        <w:t>trackingu</w:t>
      </w:r>
      <w:proofErr w:type="spellEnd"/>
      <w:r>
        <w:rPr>
          <w:lang w:eastAsia="en-US"/>
        </w:rPr>
        <w:t xml:space="preserve"> polohy a orientace zobrazovacího, popř. vstupního zařízení. </w:t>
      </w:r>
    </w:p>
    <w:p w14:paraId="307519E3" w14:textId="77777777" w:rsidR="00473E08" w:rsidRPr="00983940" w:rsidRDefault="00473E08" w:rsidP="00473E08">
      <w:pPr>
        <w:pStyle w:val="Normlnprvnodsazen"/>
        <w:ind w:firstLine="0"/>
        <w:rPr>
          <w:b/>
          <w:bCs/>
          <w:lang w:eastAsia="en-US"/>
        </w:rPr>
      </w:pPr>
      <w:r>
        <w:rPr>
          <w:b/>
          <w:bCs/>
          <w:lang w:eastAsia="en-US"/>
        </w:rPr>
        <w:t>Pohyb scénou</w:t>
      </w:r>
    </w:p>
    <w:p w14:paraId="4E8FFFEA" w14:textId="59F24E84" w:rsidR="00695EF6" w:rsidRDefault="00473E08" w:rsidP="00473E08">
      <w:pPr>
        <w:pStyle w:val="Normlnprvnodsazen"/>
        <w:ind w:firstLine="0"/>
        <w:rPr>
          <w:lang w:eastAsia="en-US"/>
        </w:rPr>
      </w:pPr>
      <w:r>
        <w:rPr>
          <w:lang w:eastAsia="en-US"/>
        </w:rPr>
        <w:t xml:space="preserve">Technologie by měla podporovat různé možnosti pohybu 3D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Ve VR prostředí je dále běžným požadavkem možnost zrychleného pohybu nejčastěji pomocí teleportace skrze ukazovací paprsek. </w:t>
      </w:r>
      <w:r w:rsidR="00695EF6">
        <w:rPr>
          <w:lang w:eastAsia="en-US"/>
        </w:rPr>
        <w:t xml:space="preserve">Technologie by měla podporovat způsoby pohybu pro různé typy vstupních zařízení (klávesnice, myš, </w:t>
      </w:r>
      <w:proofErr w:type="spellStart"/>
      <w:r w:rsidR="00695EF6">
        <w:rPr>
          <w:lang w:eastAsia="en-US"/>
        </w:rPr>
        <w:t>kontrolery</w:t>
      </w:r>
      <w:proofErr w:type="spellEnd"/>
      <w:r w:rsidR="00695EF6">
        <w:rPr>
          <w:lang w:eastAsia="en-US"/>
        </w:rPr>
        <w:t>, aj.)</w:t>
      </w:r>
    </w:p>
    <w:p w14:paraId="25909C9C" w14:textId="7FDD0C48" w:rsidR="00DB6799" w:rsidRPr="00DB6799" w:rsidRDefault="00DB6799" w:rsidP="00473E08">
      <w:pPr>
        <w:pStyle w:val="Normlnprvnodsazen"/>
        <w:ind w:firstLine="0"/>
        <w:rPr>
          <w:b/>
          <w:bCs/>
          <w:lang w:eastAsia="en-US"/>
        </w:rPr>
      </w:pPr>
      <w:r w:rsidRPr="00DB6799">
        <w:rPr>
          <w:b/>
          <w:bCs/>
          <w:lang w:eastAsia="en-US"/>
        </w:rPr>
        <w:t>Zobrazení</w:t>
      </w:r>
    </w:p>
    <w:p w14:paraId="0550874F" w14:textId="77777777" w:rsidR="00DB6799" w:rsidRDefault="00DB6799" w:rsidP="00473E08">
      <w:pPr>
        <w:pStyle w:val="Normlnprvnodsazen"/>
        <w:ind w:firstLine="0"/>
        <w:rPr>
          <w:highlight w:val="yellow"/>
          <w:lang w:val="en-US" w:eastAsia="en-US"/>
        </w:rPr>
      </w:pPr>
    </w:p>
    <w:p w14:paraId="3A221334" w14:textId="4743949E" w:rsidR="00DB6799" w:rsidRPr="00DB6799" w:rsidRDefault="00DB6799" w:rsidP="00473E08">
      <w:pPr>
        <w:pStyle w:val="Normlnprvnodsazen"/>
        <w:ind w:firstLine="0"/>
        <w:rPr>
          <w:lang w:eastAsia="en-US"/>
        </w:rPr>
      </w:pPr>
      <w:r w:rsidRPr="00DB6799">
        <w:rPr>
          <w:lang w:eastAsia="en-US"/>
        </w:rPr>
        <w:lastRenderedPageBreak/>
        <w:t xml:space="preserve">Technologie by měla umožňovat zobrazení na úrovni imerze jak Desktop VR tak </w:t>
      </w:r>
      <w:proofErr w:type="spellStart"/>
      <w:r w:rsidRPr="00DB6799">
        <w:rPr>
          <w:lang w:eastAsia="en-US"/>
        </w:rPr>
        <w:t>Immersive</w:t>
      </w:r>
      <w:proofErr w:type="spellEnd"/>
      <w:r w:rsidRPr="00DB6799">
        <w:rPr>
          <w:lang w:eastAsia="en-US"/>
        </w:rPr>
        <w:t xml:space="preserve"> VR. Tedy pokud uživatel přistoupí k výsledné aplikaci pouze skrze tradiční display, měl by být schopný aplikaci používat stejně jako, když přistoupí pomocí HMD.</w:t>
      </w:r>
    </w:p>
    <w:p w14:paraId="160E6DCC" w14:textId="007F9920" w:rsidR="00473E08" w:rsidRPr="00983940" w:rsidRDefault="00473E08" w:rsidP="00473E08">
      <w:pPr>
        <w:pStyle w:val="Normlnprvnodsazen"/>
        <w:ind w:firstLine="0"/>
        <w:rPr>
          <w:lang w:val="en-US" w:eastAsia="en-US"/>
        </w:rPr>
      </w:pPr>
      <w:r w:rsidRPr="00983940">
        <w:rPr>
          <w:highlight w:val="yellow"/>
          <w:lang w:val="en-US" w:eastAsia="en-US"/>
        </w:rPr>
        <w:t xml:space="preserve">#todo – </w:t>
      </w:r>
      <w:proofErr w:type="spellStart"/>
      <w:r w:rsidRPr="00983940">
        <w:rPr>
          <w:highlight w:val="yellow"/>
          <w:lang w:val="en-US" w:eastAsia="en-US"/>
        </w:rPr>
        <w:t>domyslet</w:t>
      </w:r>
      <w:proofErr w:type="spellEnd"/>
      <w:r w:rsidRPr="00983940">
        <w:rPr>
          <w:highlight w:val="yellow"/>
          <w:lang w:val="en-US" w:eastAsia="en-US"/>
        </w:rPr>
        <w:t xml:space="preserve"> </w:t>
      </w:r>
      <w:proofErr w:type="spellStart"/>
      <w:r w:rsidRPr="00983940">
        <w:rPr>
          <w:highlight w:val="yellow"/>
          <w:lang w:val="en-US" w:eastAsia="en-US"/>
        </w:rPr>
        <w:t>podle</w:t>
      </w:r>
      <w:proofErr w:type="spellEnd"/>
      <w:r w:rsidRPr="00983940">
        <w:rPr>
          <w:highlight w:val="yellow"/>
          <w:lang w:val="en-US" w:eastAsia="en-US"/>
        </w:rPr>
        <w:t xml:space="preserve"> </w:t>
      </w:r>
      <w:proofErr w:type="spellStart"/>
      <w:r w:rsidRPr="00983940">
        <w:rPr>
          <w:highlight w:val="yellow"/>
          <w:lang w:val="en-US" w:eastAsia="en-US"/>
        </w:rPr>
        <w:t>hermana</w:t>
      </w:r>
      <w:proofErr w:type="spellEnd"/>
    </w:p>
    <w:p w14:paraId="4296DD29" w14:textId="77777777" w:rsidR="00473E08" w:rsidRPr="001F6849" w:rsidRDefault="00473E08" w:rsidP="00473E08">
      <w:pPr>
        <w:pStyle w:val="Heading3"/>
        <w:rPr>
          <w:lang w:eastAsia="cs-CZ"/>
        </w:rPr>
      </w:pPr>
      <w:r w:rsidRPr="001F6849">
        <w:rPr>
          <w:lang w:eastAsia="cs-CZ"/>
        </w:rPr>
        <w:t>Mimo-funkční</w:t>
      </w:r>
      <w:r>
        <w:rPr>
          <w:lang w:eastAsia="cs-CZ"/>
        </w:rPr>
        <w:t xml:space="preserve"> požadavky</w:t>
      </w:r>
    </w:p>
    <w:p w14:paraId="30AF549F" w14:textId="77777777" w:rsidR="00473E08" w:rsidRPr="001F6849" w:rsidRDefault="00473E08" w:rsidP="00473E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(Sommerville 2016)</w:t>
      </w:r>
      <w:r w:rsidRPr="001F6849">
        <w:rPr>
          <w:lang w:eastAsia="cs-CZ"/>
        </w:rPr>
        <w:fldChar w:fldCharType="end"/>
      </w:r>
    </w:p>
    <w:p w14:paraId="514E32B9" w14:textId="77777777" w:rsidR="00473E08" w:rsidRPr="008405EF" w:rsidRDefault="00473E08" w:rsidP="00473E08">
      <w:pPr>
        <w:pStyle w:val="Normlnprvnodsazen"/>
        <w:ind w:firstLine="0"/>
        <w:rPr>
          <w:b/>
          <w:bCs/>
        </w:rPr>
      </w:pPr>
      <w:r w:rsidRPr="008405EF">
        <w:rPr>
          <w:b/>
          <w:bCs/>
        </w:rPr>
        <w:t>Cena</w:t>
      </w:r>
    </w:p>
    <w:p w14:paraId="3FFCD0AD" w14:textId="77777777" w:rsidR="00473E08" w:rsidRPr="001F6849" w:rsidRDefault="00473E08" w:rsidP="00473E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60DE6525" w14:textId="77777777" w:rsidR="00473E08" w:rsidRPr="008405EF" w:rsidRDefault="00473E08" w:rsidP="00473E08">
      <w:pPr>
        <w:pStyle w:val="Normlnprvnodsazen"/>
        <w:ind w:firstLine="0"/>
        <w:rPr>
          <w:b/>
          <w:bCs/>
        </w:rPr>
      </w:pPr>
      <w:r w:rsidRPr="008405EF">
        <w:rPr>
          <w:b/>
          <w:bCs/>
        </w:rPr>
        <w:t>Dokumentace</w:t>
      </w:r>
    </w:p>
    <w:p w14:paraId="4EDB36A6" w14:textId="77777777" w:rsidR="00473E08" w:rsidRDefault="00473E08" w:rsidP="00473E08">
      <w:pPr>
        <w:pStyle w:val="Normlnprvnodsazen"/>
        <w:ind w:firstLine="0"/>
      </w:pPr>
      <w:r w:rsidRPr="001F6849">
        <w:t>Technologie by měla mít extenzivní a srozumitelnou dokumentaci za účelem snadného vývoje.</w:t>
      </w:r>
    </w:p>
    <w:p w14:paraId="4ACC61F5" w14:textId="77777777" w:rsidR="00473E08" w:rsidRPr="008405EF" w:rsidRDefault="00473E08" w:rsidP="00473E08">
      <w:pPr>
        <w:pStyle w:val="Normlnprvnodsazen"/>
        <w:ind w:firstLine="0"/>
        <w:rPr>
          <w:b/>
          <w:bCs/>
        </w:rPr>
      </w:pPr>
      <w:r w:rsidRPr="008405EF">
        <w:rPr>
          <w:b/>
          <w:bCs/>
        </w:rPr>
        <w:t xml:space="preserve">Výkonnost </w:t>
      </w:r>
    </w:p>
    <w:p w14:paraId="1DD6E42D" w14:textId="77777777" w:rsidR="00473E08" w:rsidRDefault="00473E08" w:rsidP="00473E08">
      <w:pPr>
        <w:pStyle w:val="Normlnprvnodsazen"/>
        <w:ind w:firstLine="0"/>
      </w:pPr>
      <w:r>
        <w:t xml:space="preserve">Technologie by měla dosahovat dostatečného výkonu, tak aby byla schopná vykreslovat dostatečné množství snímků aby nedocházelo k snížení imerze. Tento požadavek je poměrně těžké hodnotit u samostatných technologií jelikož závisí nejen na softwarovém řešení, ale často více na hardwarovém zařízení popř. na platformě (prohlížeči). </w:t>
      </w:r>
    </w:p>
    <w:p w14:paraId="57FC429A" w14:textId="77777777" w:rsidR="00473E08" w:rsidRDefault="00473E08" w:rsidP="00473E08">
      <w:pPr>
        <w:pStyle w:val="Normlnprvnodsazen"/>
        <w:ind w:firstLine="0"/>
      </w:pPr>
      <w:r w:rsidRPr="00812934">
        <w:rPr>
          <w:highlight w:val="yellow"/>
          <w:lang w:val="en-US"/>
        </w:rPr>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Pr="001F6849">
        <w:t xml:space="preserve"> </w:t>
      </w:r>
    </w:p>
    <w:p w14:paraId="0393E6E4" w14:textId="77777777" w:rsidR="00473E08" w:rsidRDefault="00473E08" w:rsidP="00473E08">
      <w:pPr>
        <w:pStyle w:val="Normlnprvnodsazen"/>
        <w:ind w:firstLine="0"/>
        <w:rPr>
          <w:b/>
          <w:bCs/>
        </w:rPr>
      </w:pPr>
      <w:r>
        <w:rPr>
          <w:b/>
          <w:bCs/>
        </w:rPr>
        <w:t>Přístupnost</w:t>
      </w:r>
    </w:p>
    <w:p w14:paraId="5C0D5D3E" w14:textId="77777777" w:rsidR="00473E08" w:rsidRDefault="00473E08" w:rsidP="00473E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07BEF802" w14:textId="77777777" w:rsidR="00473E08" w:rsidRPr="00BB39E4" w:rsidRDefault="00473E08" w:rsidP="00473E08">
      <w:pPr>
        <w:pStyle w:val="Normlnprvnodsazen"/>
        <w:ind w:firstLine="0"/>
        <w:rPr>
          <w:b/>
          <w:bCs/>
        </w:rPr>
      </w:pPr>
      <w:r w:rsidRPr="00BB39E4">
        <w:rPr>
          <w:b/>
          <w:bCs/>
        </w:rPr>
        <w:t>Kompatibilita</w:t>
      </w:r>
    </w:p>
    <w:p w14:paraId="443D0818" w14:textId="77777777" w:rsidR="00473E08" w:rsidRPr="00BB39E4" w:rsidRDefault="00473E08" w:rsidP="00473E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746C505D" w14:textId="77777777" w:rsidR="00473E08" w:rsidRPr="008405EF" w:rsidRDefault="00473E08" w:rsidP="00473E08">
      <w:pPr>
        <w:pStyle w:val="Normlnprvnodsazen"/>
        <w:ind w:firstLine="0"/>
        <w:rPr>
          <w:b/>
          <w:bCs/>
        </w:rPr>
      </w:pPr>
      <w:r w:rsidRPr="008405EF">
        <w:rPr>
          <w:b/>
          <w:bCs/>
        </w:rPr>
        <w:t>Interoperabilita</w:t>
      </w:r>
    </w:p>
    <w:p w14:paraId="7A540335" w14:textId="77777777" w:rsidR="00473E08" w:rsidRDefault="00473E08" w:rsidP="00473E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49CF14BC" w14:textId="77777777" w:rsidR="00473E08" w:rsidRPr="001F6849" w:rsidRDefault="00473E08" w:rsidP="00473E08">
      <w:pPr>
        <w:pStyle w:val="Normlnprvnodsazen"/>
        <w:ind w:firstLine="0"/>
      </w:pPr>
    </w:p>
    <w:p w14:paraId="69C1BE05" w14:textId="557B35E6" w:rsidR="00A479E6" w:rsidRPr="001F6849" w:rsidRDefault="00642A9C" w:rsidP="002656D4">
      <w:pPr>
        <w:pStyle w:val="Heading2"/>
        <w:rPr>
          <w:lang w:val="cs-CZ"/>
        </w:rPr>
      </w:pPr>
      <w:r>
        <w:rPr>
          <w:lang w:val="cs-CZ"/>
        </w:rPr>
        <w:lastRenderedPageBreak/>
        <w:t>Taxonomie technologií</w:t>
      </w:r>
    </w:p>
    <w:p w14:paraId="10449E5E" w14:textId="77777777" w:rsidR="00F16747" w:rsidRPr="00642A9C" w:rsidRDefault="00F16747" w:rsidP="00F16747">
      <w:pPr>
        <w:rPr>
          <w:lang w:eastAsia="cs-CZ"/>
        </w:rPr>
      </w:pPr>
      <w:r w:rsidRPr="00642A9C">
        <w:rPr>
          <w:lang w:eastAsia="cs-CZ"/>
        </w:rPr>
        <w:t xml:space="preserve">Jedním z možných pohledů na klasifikaci vizualizačních technologií poskytli </w:t>
      </w:r>
      <w:r w:rsidRPr="00642A9C">
        <w:rPr>
          <w:lang w:eastAsia="cs-CZ"/>
        </w:rPr>
        <w:fldChar w:fldCharType="begin"/>
      </w:r>
      <w:r w:rsidRPr="00642A9C">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642A9C">
        <w:rPr>
          <w:lang w:eastAsia="cs-CZ"/>
        </w:rPr>
        <w:fldChar w:fldCharType="separate"/>
      </w:r>
      <w:r w:rsidRPr="00642A9C">
        <w:t>(Bostock, Heer 2009)</w:t>
      </w:r>
      <w:r w:rsidRPr="00642A9C">
        <w:rPr>
          <w:lang w:eastAsia="cs-CZ"/>
        </w:rPr>
        <w:fldChar w:fldCharType="end"/>
      </w:r>
      <w:r w:rsidRPr="00642A9C">
        <w:rPr>
          <w:lang w:eastAsia="cs-CZ"/>
        </w:rPr>
        <w:t xml:space="preserve">. V rámci své práce hodnotí vizualizační technologie na základě tří charakteristik, jimiž jsou </w:t>
      </w:r>
    </w:p>
    <w:p w14:paraId="337C243C" w14:textId="77777777" w:rsidR="00F16747" w:rsidRPr="00642A9C" w:rsidRDefault="00F16747" w:rsidP="00F16747">
      <w:pPr>
        <w:pStyle w:val="Normlnprvnodsazen"/>
        <w:numPr>
          <w:ilvl w:val="0"/>
          <w:numId w:val="12"/>
        </w:numPr>
      </w:pPr>
      <w:r w:rsidRPr="00642A9C">
        <w:t>Expresivita – Jaké možné vizualizace daná technologie umožňuje?</w:t>
      </w:r>
    </w:p>
    <w:p w14:paraId="3C86F274" w14:textId="77777777" w:rsidR="00F16747" w:rsidRPr="00642A9C" w:rsidRDefault="00F16747" w:rsidP="00F16747">
      <w:pPr>
        <w:pStyle w:val="Normlnprvnodsazen"/>
        <w:numPr>
          <w:ilvl w:val="0"/>
          <w:numId w:val="12"/>
        </w:numPr>
      </w:pPr>
      <w:r w:rsidRPr="00642A9C">
        <w:t>Účinnost – Jak dlouho zabere vytvoření vizualizace?</w:t>
      </w:r>
    </w:p>
    <w:p w14:paraId="2010321F" w14:textId="77777777" w:rsidR="00F16747" w:rsidRPr="00642A9C" w:rsidRDefault="00F16747" w:rsidP="00F16747">
      <w:pPr>
        <w:pStyle w:val="Normlnprvnodsazen"/>
        <w:numPr>
          <w:ilvl w:val="0"/>
          <w:numId w:val="12"/>
        </w:numPr>
      </w:pPr>
      <w:r w:rsidRPr="00642A9C">
        <w:t>Přístupnost – Jak náročné je vytvořit vizualizaci bez předchozí znalosti dané technologie?</w:t>
      </w:r>
    </w:p>
    <w:p w14:paraId="3341AC8A" w14:textId="68D7E1B3" w:rsidR="00260F6F" w:rsidRPr="001F6849" w:rsidRDefault="00F16747" w:rsidP="00260F6F">
      <w:proofErr w:type="spellStart"/>
      <w:r w:rsidRPr="00642A9C">
        <w:t>Bostock</w:t>
      </w:r>
      <w:proofErr w:type="spellEnd"/>
      <w:r w:rsidRPr="00642A9C">
        <w:t xml:space="preserve"> a </w:t>
      </w:r>
      <w:proofErr w:type="spellStart"/>
      <w:r w:rsidRPr="00642A9C">
        <w:t>Heer</w:t>
      </w:r>
      <w:proofErr w:type="spellEnd"/>
      <w:r w:rsidRPr="00642A9C">
        <w:t xml:space="preserve"> hodnotili technologie pro vizualizaci dat obecně, přístup je však aplikovatelný na konkrétní výběr technologií omezený na geoprostorová data. V případě technologií pro tvorbu virtuálních prostředí / vizualizací </w:t>
      </w:r>
      <w:r w:rsidRPr="00642A9C">
        <w:fldChar w:fldCharType="begin"/>
      </w:r>
      <w:r w:rsidRPr="00642A9C">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642A9C">
        <w:fldChar w:fldCharType="separate"/>
      </w:r>
      <w:r w:rsidRPr="00642A9C">
        <w:rPr>
          <w:rFonts w:cs="Times New Roman"/>
          <w:szCs w:val="24"/>
        </w:rPr>
        <w:t>(Çöltekin et al. 2020b)</w:t>
      </w:r>
      <w:r w:rsidRPr="00642A9C">
        <w:fldChar w:fldCharType="end"/>
      </w:r>
      <w:r w:rsidRPr="00642A9C">
        <w:t xml:space="preserve"> kategorizují dle 3 kritérií (technologie, návrh a lidské faktory).</w:t>
      </w:r>
    </w:p>
    <w:p w14:paraId="3AF052DC" w14:textId="4FCEB9B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642A9C">
        <w:t>úroveň detailu</w:t>
      </w:r>
      <w:r w:rsidRPr="001F6849">
        <w:t xml:space="preserve">,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642A9C">
        <w:t xml:space="preserv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w:t>
      </w:r>
      <w:r w:rsidR="00642A9C">
        <w:t xml:space="preserve"> a představují komplexní řešení</w:t>
      </w:r>
      <w:r w:rsidR="00897330" w:rsidRPr="001F6849">
        <w:t>.</w:t>
      </w:r>
      <w:r w:rsidR="00642A9C">
        <w:t xml:space="preserve"> Aktuálně herní </w:t>
      </w:r>
      <w:proofErr w:type="spellStart"/>
      <w:r w:rsidR="00642A9C">
        <w:t>enginy</w:t>
      </w:r>
      <w:proofErr w:type="spellEnd"/>
      <w:r w:rsidR="00642A9C">
        <w:t xml:space="preserve"> jsou hlavním nástrojem pro tvorbu virtuální reality. </w:t>
      </w:r>
      <w:r w:rsidR="00897330" w:rsidRPr="001F6849">
        <w:t xml:space="preserve"> </w:t>
      </w:r>
    </w:p>
    <w:p w14:paraId="15DD99AE" w14:textId="2DAD7080"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r w:rsidR="00642A9C" w:rsidRPr="001F6849">
        <w:t>systém – je</w:t>
      </w:r>
      <w:r w:rsidR="00897330" w:rsidRPr="001F6849">
        <w:t xml:space="preserve"> možné považovat klasické GIS řešení (QGIS, ArcGIS, GRASS aj.</w:t>
      </w:r>
      <w:del w:id="100"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t>Wonderland</w:t>
      </w:r>
      <w:proofErr w:type="spellEnd"/>
      <w:r w:rsidR="00897330" w:rsidRPr="001F6849">
        <w:t>)</w:t>
      </w:r>
      <w:r w:rsidR="00847162" w:rsidRPr="001F6849">
        <w:t>. Webový software, tedy software, jehož runtime prostředí je buďto v rámci klienta, tím pádem v prohlížeči uživatele nebo v rámci serveru</w:t>
      </w:r>
      <w:r w:rsidR="00A1051A" w:rsidRPr="001F6849">
        <w:t>.</w:t>
      </w:r>
      <w:r w:rsidR="003E04FB" w:rsidRPr="001F6849">
        <w:t xml:space="preserve"> </w:t>
      </w:r>
      <w:r w:rsidR="00847162" w:rsidRPr="001F6849">
        <w:t>Pro dosažení daného případu 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lastRenderedPageBreak/>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3363DFD4"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C576A2" w:rsidRPr="00B25CC7">
        <w:rPr>
          <w:noProof/>
        </w:rPr>
        <w:t>10</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(Khronos Group 2018)</w:t>
      </w:r>
      <w:r w:rsidR="00EC09D9" w:rsidRPr="00B25CC7">
        <w:fldChar w:fldCharType="end"/>
      </w:r>
    </w:p>
    <w:p w14:paraId="6B333024" w14:textId="77777777" w:rsidR="00476706" w:rsidRPr="001F6849" w:rsidRDefault="000558F0" w:rsidP="00476706">
      <w:pPr>
        <w:keepNext/>
      </w:pPr>
      <w:r w:rsidRPr="001F6849">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0FD90F12" w:rsidR="00476706" w:rsidRPr="001F6849"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11</w:t>
      </w:r>
      <w:r w:rsidRPr="001F6849">
        <w:fldChar w:fldCharType="end"/>
      </w:r>
      <w:r w:rsidRPr="001F6849">
        <w:t xml:space="preserve"> Taxonomie </w:t>
      </w:r>
      <w:del w:id="101" w:author="Lukáš Herman" w:date="2023-02-06T14:26:00Z">
        <w:r w:rsidRPr="001F6849" w:rsidDel="00227A2E">
          <w:delText>weobvých</w:delText>
        </w:r>
      </w:del>
      <w:ins w:id="102" w:author="Lukáš Herman" w:date="2023-02-06T14:26:00Z">
        <w:r w:rsidR="00227A2E" w:rsidRPr="001F6849">
          <w:t>webových</w:t>
        </w:r>
      </w:ins>
      <w:r w:rsidRPr="001F6849">
        <w:t xml:space="preserve"> technologií umožňujících tvorbu </w:t>
      </w:r>
      <w:del w:id="103" w:author="Lukáš Herman" w:date="2023-02-06T14:26:00Z">
        <w:r w:rsidRPr="001F6849" w:rsidDel="00227A2E">
          <w:delText>virutálních</w:delText>
        </w:r>
      </w:del>
      <w:ins w:id="104"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r w:rsidR="00642A9C">
        <w:t xml:space="preserve"> </w:t>
      </w:r>
      <w:r w:rsidR="00642A9C" w:rsidRPr="00642A9C">
        <w:rPr>
          <w:highlight w:val="yellow"/>
        </w:rPr>
        <w:t xml:space="preserve">– předělat na vlastní </w:t>
      </w:r>
      <w:proofErr w:type="spellStart"/>
      <w:r w:rsidR="00642A9C" w:rsidRPr="00642A9C">
        <w:rPr>
          <w:highlight w:val="yellow"/>
        </w:rPr>
        <w:t>relevatní</w:t>
      </w:r>
      <w:proofErr w:type="spellEnd"/>
    </w:p>
    <w:p w14:paraId="1D94495B" w14:textId="35D92927" w:rsidR="00476706" w:rsidRPr="001F6849" w:rsidRDefault="00EC09D9" w:rsidP="00476706">
      <w:r w:rsidRPr="00642A9C">
        <w:rPr>
          <w:highlight w:val="yellow"/>
        </w:rPr>
        <w:lastRenderedPageBreak/>
        <w:t>Obr. X a Obr. X</w:t>
      </w:r>
      <w:r>
        <w:t xml:space="preserve"> podávají obecný přehled o ekosystému technologií, kterých je třeba pro vykreslování 3D grafiky a tvorby virtuálních prostředí na webu. </w:t>
      </w:r>
    </w:p>
    <w:p w14:paraId="387DB993" w14:textId="5940540D" w:rsidR="00426C6A" w:rsidRDefault="00E0077F" w:rsidP="00642A9C">
      <w:pPr>
        <w:pStyle w:val="Heading3"/>
      </w:pPr>
      <w:r w:rsidRPr="001F6849">
        <w:t xml:space="preserve">GIS </w:t>
      </w:r>
    </w:p>
    <w:p w14:paraId="29008601" w14:textId="5DDD1E30" w:rsidR="00035E2E" w:rsidRPr="00035E2E" w:rsidRDefault="00642A9C" w:rsidP="00035E2E">
      <w:r>
        <w:t xml:space="preserve">Jelikož je práce zaměřena na geoprostorová data, je logické prozkoumat možnosti tvorby virtuálních prostředí, které poskytované běžnými GIS. Primárním zaměřením GIS je především manipulace, analýza a následně 2D </w:t>
      </w:r>
      <w:r w:rsidR="00D57BDA">
        <w:t xml:space="preserve">neimerzní neinteraktivní vizualizace dat. Je však možné nalézt implementace, popř. rozšíření / kombinace s jinými technologiemi, které umožňují vizualizaci dat ve virtuálních prostředích. </w:t>
      </w:r>
    </w:p>
    <w:p w14:paraId="3BEE09BB" w14:textId="06335F1C" w:rsidR="00D57BDA" w:rsidRDefault="00D57BDA" w:rsidP="00D57BDA">
      <w:pPr>
        <w:pStyle w:val="Normlnprvnodsazen"/>
        <w:rPr>
          <w:lang w:eastAsia="en-US"/>
        </w:rPr>
      </w:pPr>
      <w:r>
        <w:rPr>
          <w:lang w:eastAsia="en-US"/>
        </w:rPr>
        <w:t xml:space="preserve">Z proprietárních řešení je vhodné zmínit ESRI řešení, jakožto největšího GIS dodavatele. V rámci desktopového softwaru ArcGIS Pro je možné dosáhnout úrovně Desktop VR, tedy interaktivní zobrazení a analýzy nad 3D modely. Možným řešením pro tvorbu </w:t>
      </w:r>
      <w:r>
        <w:rPr>
          <w:lang w:eastAsia="en-US"/>
        </w:rPr>
        <w:t>urbánních</w:t>
      </w:r>
      <w:r w:rsidR="001B4DD5">
        <w:rPr>
          <w:lang w:eastAsia="en-US"/>
        </w:rPr>
        <w:t xml:space="preserve"> </w:t>
      </w:r>
      <w:r>
        <w:rPr>
          <w:lang w:eastAsia="en-US"/>
        </w:rPr>
        <w:t xml:space="preserve">virtuálních prostředí </w:t>
      </w:r>
      <w:r w:rsidR="001B4DD5">
        <w:rPr>
          <w:lang w:eastAsia="en-US"/>
        </w:rPr>
        <w:t xml:space="preserve">je software </w:t>
      </w:r>
      <w:proofErr w:type="spellStart"/>
      <w:r w:rsidR="001B4DD5">
        <w:rPr>
          <w:lang w:eastAsia="en-US"/>
        </w:rPr>
        <w:t>Esri</w:t>
      </w:r>
      <w:proofErr w:type="spellEnd"/>
      <w:r w:rsidR="001B4DD5">
        <w:rPr>
          <w:lang w:eastAsia="en-US"/>
        </w:rPr>
        <w:t xml:space="preserve"> City </w:t>
      </w:r>
      <w:proofErr w:type="spellStart"/>
      <w:r w:rsidR="001B4DD5">
        <w:rPr>
          <w:lang w:eastAsia="en-US"/>
        </w:rPr>
        <w:t>Engine</w:t>
      </w:r>
      <w:proofErr w:type="spellEnd"/>
      <w:r w:rsidR="001B4DD5">
        <w:rPr>
          <w:lang w:eastAsia="en-US"/>
        </w:rPr>
        <w:t xml:space="preserve">, který je primárně určen pro modelování a vizualizaci městské infrastruktury a zástavby. V případě propojení s externím softwarem </w:t>
      </w:r>
      <w:r>
        <w:rPr>
          <w:lang w:eastAsia="en-US"/>
        </w:rPr>
        <w:t xml:space="preserve">poskytuje </w:t>
      </w:r>
      <w:r w:rsidR="001B4DD5">
        <w:rPr>
          <w:lang w:eastAsia="en-US"/>
        </w:rPr>
        <w:t xml:space="preserve">ESRI </w:t>
      </w:r>
      <w:r>
        <w:rPr>
          <w:lang w:eastAsia="en-US"/>
        </w:rPr>
        <w:t xml:space="preserve">možnost propojení s herními </w:t>
      </w:r>
      <w:proofErr w:type="spellStart"/>
      <w:r>
        <w:rPr>
          <w:lang w:eastAsia="en-US"/>
        </w:rPr>
        <w:t>enginy</w:t>
      </w:r>
      <w:proofErr w:type="spellEnd"/>
      <w:r>
        <w:rPr>
          <w:lang w:eastAsia="en-US"/>
        </w:rPr>
        <w:t xml:space="preserve"> Unity a </w:t>
      </w:r>
      <w:proofErr w:type="spellStart"/>
      <w:r>
        <w:rPr>
          <w:lang w:eastAsia="en-US"/>
        </w:rPr>
        <w:t>Unreal</w:t>
      </w:r>
      <w:proofErr w:type="spellEnd"/>
      <w:r>
        <w:rPr>
          <w:lang w:eastAsia="en-US"/>
        </w:rPr>
        <w:t xml:space="preserve"> </w:t>
      </w:r>
      <w:proofErr w:type="spellStart"/>
      <w:r>
        <w:rPr>
          <w:lang w:eastAsia="en-US"/>
        </w:rPr>
        <w:t>Engine</w:t>
      </w:r>
      <w:proofErr w:type="spellEnd"/>
      <w:r>
        <w:rPr>
          <w:lang w:eastAsia="en-US"/>
        </w:rPr>
        <w:t xml:space="preserve"> skrze poskytované SKD (</w:t>
      </w:r>
      <w:r w:rsidRPr="00D57BDA">
        <w:rPr>
          <w:i/>
          <w:iCs/>
          <w:lang w:eastAsia="en-US"/>
        </w:rPr>
        <w:t xml:space="preserve">Software Development </w:t>
      </w:r>
      <w:proofErr w:type="spellStart"/>
      <w:r w:rsidRPr="00D57BDA">
        <w:rPr>
          <w:i/>
          <w:iCs/>
          <w:lang w:eastAsia="en-US"/>
        </w:rPr>
        <w:t>Kit</w:t>
      </w:r>
      <w:proofErr w:type="spellEnd"/>
      <w:r>
        <w:rPr>
          <w:lang w:eastAsia="en-US"/>
        </w:rPr>
        <w:t>)</w:t>
      </w:r>
      <w:r w:rsidR="001B4DD5">
        <w:rPr>
          <w:lang w:eastAsia="en-US"/>
        </w:rPr>
        <w:t xml:space="preserve"> </w:t>
      </w:r>
      <w:r w:rsidR="001B4DD5">
        <w:rPr>
          <w:lang w:eastAsia="en-US"/>
        </w:rPr>
        <w:fldChar w:fldCharType="begin"/>
      </w:r>
      <w:r w:rsidR="00365067">
        <w:rPr>
          <w:lang w:eastAsia="en-US"/>
        </w:rPr>
        <w:instrText xml:space="preserve"> ADDIN ZOTERO_ITEM CSL_CITATION {"citationID":"THzCRTsy","properties":{"formattedCitation":"(ESRI 2023c)","plainCitation":"(ESRI 2023c)","noteIndex":0},"citationItems":[{"id":1896,"uris":["http://zotero.org/groups/4599106/items/QU5AZLAQ"],"itemData":{"id":1896,"type":"webpage","container-title":"Documentation","language":"en","title":"Mapping APIs | Documentation | ArcGIS Developers","URL":"https://developers.arcgis.com/documentation/mapping-apis-and-services/apis-and-sdks/","author":[{"literal":"ESRI"}],"accessed":{"date-parts":[["2023",8,31]]},"issued":{"date-parts":[["2023"]]},"citation-key":"esriMappingAPIsDocumentation2023"}}],"schema":"https://github.com/citation-style-language/schema/raw/master/csl-citation.json"} </w:instrText>
      </w:r>
      <w:r w:rsidR="001B4DD5">
        <w:rPr>
          <w:lang w:eastAsia="en-US"/>
        </w:rPr>
        <w:fldChar w:fldCharType="separate"/>
      </w:r>
      <w:r w:rsidR="00365067" w:rsidRPr="00365067">
        <w:t>(ESRI 2023c)</w:t>
      </w:r>
      <w:r w:rsidR="001B4DD5">
        <w:rPr>
          <w:lang w:eastAsia="en-US"/>
        </w:rPr>
        <w:fldChar w:fldCharType="end"/>
      </w:r>
      <w:r>
        <w:rPr>
          <w:lang w:eastAsia="en-US"/>
        </w:rPr>
        <w:t>.</w:t>
      </w:r>
      <w:r w:rsidR="001B4DD5">
        <w:rPr>
          <w:lang w:eastAsia="en-US"/>
        </w:rPr>
        <w:t xml:space="preserve"> V případě virtuální reality na webu pak umožňuje ESRI publikaci 3D scén z ArcGIS Pro na ESRI cloud řešení ArcGIS Online, které umožňuje prohlížení daných scén, stále ale na úrovni </w:t>
      </w:r>
      <w:r w:rsidR="00EC73C5">
        <w:rPr>
          <w:lang w:eastAsia="en-US"/>
        </w:rPr>
        <w:t>neimerzní VR</w:t>
      </w:r>
      <w:r w:rsidR="001B4DD5">
        <w:rPr>
          <w:lang w:eastAsia="en-US"/>
        </w:rPr>
        <w:t>.</w:t>
      </w:r>
      <w:r w:rsidR="00EC73C5">
        <w:rPr>
          <w:lang w:eastAsia="en-US"/>
        </w:rPr>
        <w:t xml:space="preserve"> Na základě takto publikovaných scén je následně možné vyvíjet webové aplikace s přidanou funkcionalitou pomocí ArcGIS JS API</w:t>
      </w:r>
      <w:r w:rsidR="00365067">
        <w:rPr>
          <w:lang w:eastAsia="en-US"/>
        </w:rPr>
        <w:t xml:space="preserve"> </w:t>
      </w:r>
      <w:r w:rsidR="00365067">
        <w:rPr>
          <w:lang w:eastAsia="en-US"/>
        </w:rPr>
        <w:fldChar w:fldCharType="begin"/>
      </w:r>
      <w:r w:rsidR="00365067">
        <w:rPr>
          <w:lang w:eastAsia="en-US"/>
        </w:rPr>
        <w:instrText xml:space="preserve"> ADDIN ZOTERO_ITEM CSL_CITATION {"citationID":"E8AtQX1h","properties":{"formattedCitation":"(ESRI 2023a; KAM Brno 2023)","plainCitation":"(ESRI 2023a; KAM Brno 2023)","noteIndex":0},"citationItems":[{"id":1902,"uris":["http://zotero.org/groups/4599106/items/B8UVW784"],"itemData":{"id":1902,"type":"webpage","title":"ArcGIS Maps SDK for JavaScript | Overview | ArcGIS Maps SDK for JavaScript 4.27 | ArcGIS Developers","URL":"https://developers.arcgis.com/javascript/latest/","author":[{"literal":"ESRI"}],"accessed":{"date-parts":[["2023",8,31]]},"issued":{"date-parts":[["2023"]]},"citation-key":"esriArcGISMapsSDK2023"}},{"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rsidR="00365067">
        <w:rPr>
          <w:lang w:eastAsia="en-US"/>
        </w:rPr>
        <w:fldChar w:fldCharType="separate"/>
      </w:r>
      <w:r w:rsidR="00365067" w:rsidRPr="00365067">
        <w:t>(ESRI 2023a; KAM Brno 2023)</w:t>
      </w:r>
      <w:r w:rsidR="00365067">
        <w:rPr>
          <w:lang w:eastAsia="en-US"/>
        </w:rPr>
        <w:fldChar w:fldCharType="end"/>
      </w:r>
      <w:r w:rsidR="00365067">
        <w:rPr>
          <w:lang w:eastAsia="en-US"/>
        </w:rPr>
        <w:t xml:space="preserve"> </w:t>
      </w:r>
      <w:r w:rsidR="00EC73C5">
        <w:rPr>
          <w:lang w:eastAsia="en-US"/>
        </w:rPr>
        <w:t>.</w:t>
      </w:r>
      <w:r w:rsidR="00365067">
        <w:rPr>
          <w:lang w:eastAsia="en-US"/>
        </w:rPr>
        <w:t xml:space="preserve"> </w:t>
      </w:r>
      <w:proofErr w:type="spellStart"/>
      <w:r w:rsidR="001B4DD5">
        <w:rPr>
          <w:lang w:eastAsia="en-US"/>
        </w:rPr>
        <w:t>Immersive</w:t>
      </w:r>
      <w:proofErr w:type="spellEnd"/>
      <w:r w:rsidR="001B4DD5">
        <w:rPr>
          <w:lang w:eastAsia="en-US"/>
        </w:rPr>
        <w:t xml:space="preserve"> VR úrovně lze dosáhnout využitím City </w:t>
      </w:r>
      <w:proofErr w:type="spellStart"/>
      <w:r w:rsidR="001B4DD5">
        <w:rPr>
          <w:lang w:eastAsia="en-US"/>
        </w:rPr>
        <w:t>Engine</w:t>
      </w:r>
      <w:proofErr w:type="spellEnd"/>
      <w:r w:rsidR="001B4DD5">
        <w:rPr>
          <w:lang w:eastAsia="en-US"/>
        </w:rPr>
        <w:t>, který umožňuje export sady 360° snímků z daného 3D modelu na ArcGIS Online a prohlížení těchto snímků z prostředí prohlížeče a stereoskopického HMD zařízení.</w:t>
      </w:r>
      <w:r w:rsidR="00EC73C5">
        <w:rPr>
          <w:lang w:eastAsia="en-US"/>
        </w:rPr>
        <w:t xml:space="preserve"> </w:t>
      </w:r>
      <w:r w:rsidR="00EC73C5">
        <w:rPr>
          <w:lang w:eastAsia="en-US"/>
        </w:rPr>
        <w:fldChar w:fldCharType="begin"/>
      </w:r>
      <w:r w:rsidR="004D0EC7">
        <w:rPr>
          <w:lang w:eastAsia="en-US"/>
        </w:rPr>
        <w:instrText xml:space="preserve"> ADDIN ZOTERO_ITEM CSL_CITATION {"citationID":"sDkHMJqH","properties":{"formattedCitation":"(ESRI 2023b; Pla\\uc0\\u269{}kov\\uc0\\u225{} 2022)","plainCitation":"(ESRI 2023b; Plačková 2022)","noteIndex":0},"citationItems":[{"id":1898,"uris":["http://zotero.org/groups/4599106/items/B8KEP8Q6"],"itemData":{"id":1898,"type":"webpage","title":"Export 360 VR Experiences from CityEngine—ArcGIS CityEngine Resources | Documentation","URL":"https://doc.arcgis.com/en/cityengine/latest/help/help-export-360vr.htm","author":[{"literal":"ESRI"}],"accessed":{"date-parts":[["2023",8,31]]},"issued":{"date-parts":[["2023"]]},"citation-key":"esriExport360VR2023"}},{"id":1091,"uris":["http://zotero.org/groups/4599106/items/R28SQMDY"],"itemData":{"id":1091,"type":"thesis","language":"cze","publisher":"Masarykova univerzita, Přírodovědecká fakulta","source":"is.muni.cz","title":"Využití 3D vizualizací v územním plánování","URL":"https://is.muni.cz/auth/th/yngtb/","author":[{"family":"Plačková","given":"Barbora"}],"accessed":{"date-parts":[["2022",9,28]]},"issued":{"date-parts":[["2022"]]},"citation-key":"plackovaVyuziti3DVizualizaci2022"}}],"schema":"https://github.com/citation-style-language/schema/raw/master/csl-citation.json"} </w:instrText>
      </w:r>
      <w:r w:rsidR="00EC73C5">
        <w:rPr>
          <w:lang w:eastAsia="en-US"/>
        </w:rPr>
        <w:fldChar w:fldCharType="separate"/>
      </w:r>
      <w:r w:rsidR="004D0EC7" w:rsidRPr="004D0EC7">
        <w:rPr>
          <w:rFonts w:cs="Times New Roman"/>
          <w:szCs w:val="24"/>
        </w:rPr>
        <w:t>(ESRI 2023b; Plačková 2022)</w:t>
      </w:r>
      <w:r w:rsidR="00EC73C5">
        <w:rPr>
          <w:lang w:eastAsia="en-US"/>
        </w:rPr>
        <w:fldChar w:fldCharType="end"/>
      </w:r>
      <w:r w:rsidR="001B4DD5">
        <w:rPr>
          <w:lang w:eastAsia="en-US"/>
        </w:rPr>
        <w:t xml:space="preserve"> Tato funkcionalita však neumožňuje pohyb scénou, jelikož se jedná pouze o snímky. </w:t>
      </w:r>
    </w:p>
    <w:p w14:paraId="6D207812" w14:textId="59ABA863" w:rsidR="00B54FDC" w:rsidRDefault="00706C16" w:rsidP="00B54FDC">
      <w:pPr>
        <w:pStyle w:val="Normlnprvnodsazen"/>
        <w:rPr>
          <w:lang w:eastAsia="en-US"/>
        </w:rPr>
      </w:pPr>
      <w:r>
        <w:rPr>
          <w:lang w:eastAsia="en-US"/>
        </w:rPr>
        <w:t xml:space="preserve">Mezi Open Source GIS řešení je nejvíce prominentní QGIS. Podpora pro práci s 3D daty je v QGIS základní, ačkoliv v posledních letech zažívá značný vývoj v případě </w:t>
      </w:r>
      <w:r w:rsidR="00E155B1">
        <w:rPr>
          <w:lang w:eastAsia="en-US"/>
        </w:rPr>
        <w:t xml:space="preserve">podpory mračen bodů. </w:t>
      </w:r>
      <w:r w:rsidR="00E155B1" w:rsidRPr="00E155B1">
        <w:rPr>
          <w:highlight w:val="yellow"/>
          <w:lang w:val="en-US" w:eastAsia="en-US"/>
        </w:rPr>
        <w:t xml:space="preserve">#todo – </w:t>
      </w:r>
      <w:proofErr w:type="spellStart"/>
      <w:r w:rsidR="00E155B1" w:rsidRPr="00E155B1">
        <w:rPr>
          <w:highlight w:val="yellow"/>
          <w:lang w:val="en-US" w:eastAsia="en-US"/>
        </w:rPr>
        <w:t>citace</w:t>
      </w:r>
      <w:proofErr w:type="spellEnd"/>
      <w:r w:rsidR="00E155B1">
        <w:rPr>
          <w:lang w:val="en-US" w:eastAsia="en-US"/>
        </w:rPr>
        <w:t xml:space="preserve">, </w:t>
      </w:r>
      <w:r w:rsidR="00E155B1" w:rsidRPr="00425088">
        <w:rPr>
          <w:lang w:eastAsia="en-US"/>
        </w:rPr>
        <w:t xml:space="preserve">Samotný QGIS přímo nepodporuje publikaci do webového prostředí jako ArcGIS. Této </w:t>
      </w:r>
      <w:r w:rsidR="00425088" w:rsidRPr="00425088">
        <w:rPr>
          <w:lang w:eastAsia="en-US"/>
        </w:rPr>
        <w:t>funkcionality</w:t>
      </w:r>
      <w:r w:rsidR="00E155B1" w:rsidRPr="00425088">
        <w:rPr>
          <w:lang w:eastAsia="en-US"/>
        </w:rPr>
        <w:t xml:space="preserve"> lze však dosáhnout pomocí</w:t>
      </w:r>
      <w:r w:rsidR="00E155B1">
        <w:rPr>
          <w:lang w:val="en-US" w:eastAsia="en-US"/>
        </w:rPr>
        <w:t xml:space="preserve"> </w:t>
      </w:r>
      <w:r w:rsidR="00E155B1">
        <w:rPr>
          <w:lang w:eastAsia="en-US"/>
        </w:rPr>
        <w:t xml:space="preserve">zásuvného modulu QGIStoThree.js, který jak jméno napovídá umožňuje vytvořit kompletní three.js scénu publikovatelnou jakožto webovou stránku přímo z QGIS GUI. Samotnou knihovnu three.js není možné považovat za GIS řešení, jelikož je to obecná knihovna, která umožňuje tvorbu 3D prostředí skrze </w:t>
      </w:r>
      <w:r w:rsidR="00425088">
        <w:rPr>
          <w:lang w:eastAsia="en-US"/>
        </w:rPr>
        <w:t>JavaScript</w:t>
      </w:r>
      <w:r w:rsidR="00E155B1">
        <w:rPr>
          <w:lang w:eastAsia="en-US"/>
        </w:rPr>
        <w:t xml:space="preserve"> a nativně nepodporuje geoprostorovou lokalizaci.</w:t>
      </w:r>
      <w:r w:rsidR="00435378">
        <w:rPr>
          <w:lang w:eastAsia="en-US"/>
        </w:rPr>
        <w:t xml:space="preserve"> </w:t>
      </w:r>
      <w:r w:rsidR="00F366CC">
        <w:rPr>
          <w:lang w:eastAsia="en-US"/>
        </w:rPr>
        <w:t xml:space="preserve">Zároveň je nutné zmínit, že takto publikované scény jsou na úrovni imerze Desktop VR, každopádně three.js podporuje </w:t>
      </w:r>
      <w:proofErr w:type="spellStart"/>
      <w:r w:rsidR="00F366CC">
        <w:rPr>
          <w:lang w:eastAsia="en-US"/>
        </w:rPr>
        <w:t>WebXR</w:t>
      </w:r>
      <w:proofErr w:type="spellEnd"/>
      <w:r w:rsidR="00F366CC">
        <w:rPr>
          <w:lang w:eastAsia="en-US"/>
        </w:rPr>
        <w:t xml:space="preserve"> API, tudíž umožňuje tvorbu Imerzního VR. </w:t>
      </w:r>
    </w:p>
    <w:p w14:paraId="0D4211A5" w14:textId="143C928A" w:rsidR="00B54FDC" w:rsidRDefault="00B54FDC" w:rsidP="00B54FDC">
      <w:pPr>
        <w:pStyle w:val="Normlnprvnodsazen"/>
        <w:rPr>
          <w:lang w:eastAsia="en-US"/>
        </w:rPr>
      </w:pPr>
      <w:r>
        <w:rPr>
          <w:lang w:eastAsia="en-US"/>
        </w:rPr>
        <w:t>Při přesunu od desktopových řešení k čistě webovým, je možné zmínit</w:t>
      </w:r>
      <w:r w:rsidR="001952D1">
        <w:rPr>
          <w:lang w:eastAsia="en-US"/>
        </w:rPr>
        <w:t xml:space="preserve"> </w:t>
      </w:r>
      <w:proofErr w:type="spellStart"/>
      <w:r w:rsidR="001952D1">
        <w:rPr>
          <w:lang w:eastAsia="en-US"/>
        </w:rPr>
        <w:t>CesiumJS</w:t>
      </w:r>
      <w:proofErr w:type="spellEnd"/>
      <w:r w:rsidR="00250A0B">
        <w:rPr>
          <w:lang w:eastAsia="en-US"/>
        </w:rPr>
        <w:t xml:space="preserve"> - </w:t>
      </w:r>
      <w:r w:rsidR="001952D1">
        <w:rPr>
          <w:lang w:eastAsia="en-US"/>
        </w:rPr>
        <w:t xml:space="preserve">, </w:t>
      </w:r>
      <w:proofErr w:type="spellStart"/>
      <w:r w:rsidR="001952D1">
        <w:rPr>
          <w:lang w:eastAsia="en-US"/>
        </w:rPr>
        <w:t>vts-geospatial</w:t>
      </w:r>
      <w:proofErr w:type="spellEnd"/>
      <w:r w:rsidR="001952D1">
        <w:rPr>
          <w:lang w:eastAsia="en-US"/>
        </w:rPr>
        <w:t xml:space="preserve"> </w:t>
      </w:r>
      <w:r w:rsidR="00250A0B">
        <w:rPr>
          <w:lang w:eastAsia="en-US"/>
        </w:rPr>
        <w:t>a</w:t>
      </w:r>
      <w:r w:rsidR="001952D1">
        <w:rPr>
          <w:lang w:eastAsia="en-US"/>
        </w:rPr>
        <w:t xml:space="preserve"> </w:t>
      </w:r>
      <w:proofErr w:type="spellStart"/>
      <w:r w:rsidR="001952D1">
        <w:rPr>
          <w:lang w:eastAsia="en-US"/>
        </w:rPr>
        <w:t>ITowns</w:t>
      </w:r>
      <w:proofErr w:type="spellEnd"/>
      <w:r w:rsidR="001952D1">
        <w:rPr>
          <w:lang w:eastAsia="en-US"/>
        </w:rPr>
        <w:t xml:space="preserve">. </w:t>
      </w:r>
      <w:r w:rsidR="00250A0B">
        <w:rPr>
          <w:lang w:eastAsia="en-US"/>
        </w:rPr>
        <w:t xml:space="preserve">Porovnání těchto knihoven / frameworků provedl </w:t>
      </w:r>
      <w:r w:rsidR="00250A0B">
        <w:rPr>
          <w:lang w:eastAsia="en-US"/>
        </w:rPr>
        <w:fldChar w:fldCharType="begin"/>
      </w:r>
      <w:r w:rsidR="00250A0B">
        <w:rPr>
          <w:lang w:eastAsia="en-US"/>
        </w:rPr>
        <w:instrText xml:space="preserve"> ADDIN ZOTERO_ITEM CSL_CITATION {"citationID":"YmqKkkNT","properties":{"formattedCitation":"(Hork\\uc0\\u253{} 2020; 2019 - Battle of 3D Rendering Stacks 2019)","plainCitation":"(Horký 2020; 2019 - Battle of 3D Rendering Stacks 2019)","noteIndex":0},"citationItems":[{"id":1906,"uris":["http://zotero.org/groups/4599106/items/2T96AGRW"],"itemData":{"id":1906,"type":"software","genre":"HTML","note":"original-date: 2019-03-11T13:13:29Z","source":"GitHub","title":"Sandbox for comparing performance of VTS Geospatial and CesiumJS","URL":"https://github.com/ladislavhorky/battle-of-3d-rendering-stacks","author":[{"family":"Horký","given":"Ladislav"}],"accessed":{"date-parts":[["2023",8,31]]},"issued":{"date-parts":[["2020",4,20]]},"citation-key":"horkySandboxComparingPerformance2020"}},{"id":1907,"uris":["http://zotero.org/groups/4599106/items/FRTKZYK5"],"itemData":{"id":1907,"type":"motion_picture","abstract":"https://media.ccc.de/v/bucharest-253-...\n\n\n\nWhen you choose a 3D rendering stack to work with your 3D city model, your best options are open-source: CesiumJS, VTS Geospatial or iTowns. While it is not trivial to make a direct one-to-one comparison because each stack is built on slightly different philosophy, they all strive for the best possible performance. In this talk we will discuss the strong points of each stack and show a performance comparison between them carried out on the same data. Possibilities of interoperability and hybrid architectures will be also briefly covered.\n\nNone\n\nLadislav Horký\n\nhttps://talks.2019.foss4g.org/buchare...","dimensions":"27:49","source":"YouTube","title":"2019 - Battle of 3D Rendering Stacks: CesiumJS, VTS Geospatial or iTowns?","title-short":"2019 - Battle of 3D Rendering Stacks","URL":"https://www.youtube.com/watch?v=uZJJHcRQqco","director":[{"literal":"FOSS4G"}],"accessed":{"date-parts":[["2023",8,31]]},"issued":{"date-parts":[["2019"]]},"citation-key":"foss4g2019Battle3D2019"}}],"schema":"https://github.com/citation-style-language/schema/raw/master/csl-citation.json"} </w:instrText>
      </w:r>
      <w:r w:rsidR="00250A0B">
        <w:rPr>
          <w:lang w:eastAsia="en-US"/>
        </w:rPr>
        <w:fldChar w:fldCharType="separate"/>
      </w:r>
      <w:r w:rsidR="00250A0B" w:rsidRPr="00250A0B">
        <w:rPr>
          <w:rFonts w:cs="Times New Roman"/>
          <w:szCs w:val="24"/>
        </w:rPr>
        <w:t xml:space="preserve">(Horký 2020; 2019 - </w:t>
      </w:r>
      <w:proofErr w:type="spellStart"/>
      <w:r w:rsidR="00250A0B" w:rsidRPr="00250A0B">
        <w:rPr>
          <w:rFonts w:cs="Times New Roman"/>
          <w:szCs w:val="24"/>
        </w:rPr>
        <w:t>Battle</w:t>
      </w:r>
      <w:proofErr w:type="spellEnd"/>
      <w:r w:rsidR="00250A0B" w:rsidRPr="00250A0B">
        <w:rPr>
          <w:rFonts w:cs="Times New Roman"/>
          <w:szCs w:val="24"/>
        </w:rPr>
        <w:t xml:space="preserve"> </w:t>
      </w:r>
      <w:proofErr w:type="spellStart"/>
      <w:r w:rsidR="00250A0B" w:rsidRPr="00250A0B">
        <w:rPr>
          <w:rFonts w:cs="Times New Roman"/>
          <w:szCs w:val="24"/>
        </w:rPr>
        <w:t>of</w:t>
      </w:r>
      <w:proofErr w:type="spellEnd"/>
      <w:r w:rsidR="00250A0B" w:rsidRPr="00250A0B">
        <w:rPr>
          <w:rFonts w:cs="Times New Roman"/>
          <w:szCs w:val="24"/>
        </w:rPr>
        <w:t xml:space="preserve"> 3D </w:t>
      </w:r>
      <w:proofErr w:type="spellStart"/>
      <w:r w:rsidR="00250A0B" w:rsidRPr="00250A0B">
        <w:rPr>
          <w:rFonts w:cs="Times New Roman"/>
          <w:szCs w:val="24"/>
        </w:rPr>
        <w:t>Rendering</w:t>
      </w:r>
      <w:proofErr w:type="spellEnd"/>
      <w:r w:rsidR="00250A0B" w:rsidRPr="00250A0B">
        <w:rPr>
          <w:rFonts w:cs="Times New Roman"/>
          <w:szCs w:val="24"/>
        </w:rPr>
        <w:t xml:space="preserve"> </w:t>
      </w:r>
      <w:proofErr w:type="spellStart"/>
      <w:r w:rsidR="00250A0B" w:rsidRPr="00250A0B">
        <w:rPr>
          <w:rFonts w:cs="Times New Roman"/>
          <w:szCs w:val="24"/>
        </w:rPr>
        <w:t>Stacks</w:t>
      </w:r>
      <w:proofErr w:type="spellEnd"/>
      <w:r w:rsidR="00250A0B" w:rsidRPr="00250A0B">
        <w:rPr>
          <w:rFonts w:cs="Times New Roman"/>
          <w:szCs w:val="24"/>
        </w:rPr>
        <w:t xml:space="preserve"> 2019)</w:t>
      </w:r>
      <w:r w:rsidR="00250A0B">
        <w:rPr>
          <w:lang w:eastAsia="en-US"/>
        </w:rPr>
        <w:fldChar w:fldCharType="end"/>
      </w:r>
      <w:r w:rsidR="00250A0B">
        <w:rPr>
          <w:lang w:eastAsia="en-US"/>
        </w:rPr>
        <w:t xml:space="preserve">, </w:t>
      </w:r>
      <w:proofErr w:type="spellStart"/>
      <w:r w:rsidR="00250A0B">
        <w:rPr>
          <w:lang w:eastAsia="en-US"/>
        </w:rPr>
        <w:t>CesiumJS</w:t>
      </w:r>
      <w:proofErr w:type="spellEnd"/>
      <w:r w:rsidR="00250A0B">
        <w:rPr>
          <w:lang w:eastAsia="en-US"/>
        </w:rPr>
        <w:t xml:space="preserve"> je knihovna umožňující tvorbu interaktivních 3D aplikací založených na geoprostorových datech. Zaměřená je převážně na zobrazení velkých datových sad zpravidla ve formátech 3D </w:t>
      </w:r>
      <w:proofErr w:type="spellStart"/>
      <w:r w:rsidR="00250A0B">
        <w:rPr>
          <w:lang w:eastAsia="en-US"/>
        </w:rPr>
        <w:t>Tiles</w:t>
      </w:r>
      <w:proofErr w:type="spellEnd"/>
      <w:r w:rsidR="00250A0B">
        <w:rPr>
          <w:lang w:eastAsia="en-US"/>
        </w:rPr>
        <w:t xml:space="preserve">. VTS </w:t>
      </w:r>
      <w:proofErr w:type="spellStart"/>
      <w:r w:rsidR="00250A0B">
        <w:rPr>
          <w:lang w:eastAsia="en-US"/>
        </w:rPr>
        <w:t>geospatial</w:t>
      </w:r>
      <w:proofErr w:type="spellEnd"/>
      <w:r w:rsidR="00250A0B">
        <w:rPr>
          <w:lang w:eastAsia="en-US"/>
        </w:rPr>
        <w:t xml:space="preserve"> od </w:t>
      </w:r>
      <w:proofErr w:type="spellStart"/>
      <w:r w:rsidR="00250A0B">
        <w:rPr>
          <w:lang w:eastAsia="en-US"/>
        </w:rPr>
        <w:t>Melown</w:t>
      </w:r>
      <w:proofErr w:type="spellEnd"/>
      <w:r w:rsidR="00250A0B">
        <w:rPr>
          <w:lang w:eastAsia="en-US"/>
        </w:rPr>
        <w:t xml:space="preserve"> </w:t>
      </w:r>
      <w:proofErr w:type="spellStart"/>
      <w:r w:rsidR="00250A0B">
        <w:rPr>
          <w:lang w:eastAsia="en-US"/>
        </w:rPr>
        <w:t>technologies</w:t>
      </w:r>
      <w:proofErr w:type="spellEnd"/>
      <w:r w:rsidR="00250A0B">
        <w:rPr>
          <w:lang w:eastAsia="en-US"/>
        </w:rPr>
        <w:t xml:space="preserve"> je </w:t>
      </w:r>
      <w:r w:rsidR="000A1A14">
        <w:rPr>
          <w:lang w:eastAsia="en-US"/>
        </w:rPr>
        <w:t xml:space="preserve">tech </w:t>
      </w:r>
      <w:proofErr w:type="spellStart"/>
      <w:r w:rsidR="000A1A14">
        <w:rPr>
          <w:lang w:eastAsia="en-US"/>
        </w:rPr>
        <w:t>stack</w:t>
      </w:r>
      <w:proofErr w:type="spellEnd"/>
      <w:r w:rsidR="000A1A14">
        <w:rPr>
          <w:lang w:eastAsia="en-US"/>
        </w:rPr>
        <w:t>, který poskytuje způsob integrace různých zdrojů dat (3D modelů, výškových map, digitálních modelů povrchu, vektorových dat atd.) do jednotného výstupu, který je následně možné konzumovat skrze desktopové (Unity, ArcGIS) či webové klienty (</w:t>
      </w:r>
      <w:proofErr w:type="spellStart"/>
      <w:r w:rsidR="000A1A14">
        <w:rPr>
          <w:lang w:eastAsia="en-US"/>
        </w:rPr>
        <w:t>WebGL</w:t>
      </w:r>
      <w:proofErr w:type="spellEnd"/>
      <w:r w:rsidR="000A1A14">
        <w:rPr>
          <w:lang w:eastAsia="en-US"/>
        </w:rPr>
        <w:t xml:space="preserve"> aplikace – </w:t>
      </w:r>
      <w:proofErr w:type="spellStart"/>
      <w:r w:rsidR="000A1A14">
        <w:rPr>
          <w:lang w:eastAsia="en-US"/>
        </w:rPr>
        <w:t>vts</w:t>
      </w:r>
      <w:proofErr w:type="spellEnd"/>
      <w:r w:rsidR="000A1A14">
        <w:rPr>
          <w:lang w:eastAsia="en-US"/>
        </w:rPr>
        <w:t>-browser-</w:t>
      </w:r>
      <w:proofErr w:type="spellStart"/>
      <w:r w:rsidR="000A1A14">
        <w:rPr>
          <w:lang w:eastAsia="en-US"/>
        </w:rPr>
        <w:t>js</w:t>
      </w:r>
      <w:proofErr w:type="spellEnd"/>
      <w:r w:rsidR="000A1A14">
        <w:rPr>
          <w:lang w:eastAsia="en-US"/>
        </w:rPr>
        <w:t xml:space="preserve">). </w:t>
      </w:r>
    </w:p>
    <w:p w14:paraId="379F03DE" w14:textId="68A4E27C" w:rsidR="00435378" w:rsidRPr="00E155B1" w:rsidRDefault="00435378" w:rsidP="00E155B1">
      <w:pPr>
        <w:pStyle w:val="Normlnprvnodsazen"/>
        <w:rPr>
          <w:lang w:eastAsia="en-US"/>
        </w:rPr>
      </w:pPr>
      <w:r>
        <w:rPr>
          <w:lang w:eastAsia="en-US"/>
        </w:rPr>
        <w:t xml:space="preserve">3D </w:t>
      </w:r>
      <w:proofErr w:type="spellStart"/>
      <w:r>
        <w:rPr>
          <w:lang w:eastAsia="en-US"/>
        </w:rPr>
        <w:t>rendering</w:t>
      </w:r>
      <w:proofErr w:type="spellEnd"/>
      <w:r>
        <w:rPr>
          <w:lang w:eastAsia="en-US"/>
        </w:rPr>
        <w:t xml:space="preserve"> </w:t>
      </w:r>
      <w:proofErr w:type="spellStart"/>
      <w:r>
        <w:rPr>
          <w:lang w:eastAsia="en-US"/>
        </w:rPr>
        <w:t>stacks</w:t>
      </w:r>
      <w:proofErr w:type="spellEnd"/>
      <w:r>
        <w:rPr>
          <w:lang w:eastAsia="en-US"/>
        </w:rPr>
        <w:t xml:space="preserve"> – </w:t>
      </w:r>
      <w:proofErr w:type="spellStart"/>
      <w:r>
        <w:rPr>
          <w:lang w:eastAsia="en-US"/>
        </w:rPr>
        <w:t>CesiumJS</w:t>
      </w:r>
      <w:proofErr w:type="spellEnd"/>
      <w:r>
        <w:rPr>
          <w:lang w:eastAsia="en-US"/>
        </w:rPr>
        <w:t xml:space="preserve">, VTS, </w:t>
      </w:r>
      <w:proofErr w:type="spellStart"/>
      <w:r>
        <w:rPr>
          <w:lang w:eastAsia="en-US"/>
        </w:rPr>
        <w:t>iTowns</w:t>
      </w:r>
      <w:proofErr w:type="spellEnd"/>
    </w:p>
    <w:p w14:paraId="45016908" w14:textId="295EF17D" w:rsidR="00A34C92" w:rsidRPr="001F6849" w:rsidRDefault="00A34C92" w:rsidP="00476706">
      <w:pPr>
        <w:pStyle w:val="Normlnprvnodsazen"/>
        <w:rPr>
          <w:lang w:eastAsia="en-US"/>
        </w:rPr>
      </w:pPr>
      <w:r w:rsidRPr="001F6849">
        <w:rPr>
          <w:lang w:eastAsia="en-US"/>
        </w:rPr>
        <w:t>V případě 3D vizualizací je pak nutné zmínit knihovny jako Cesium (vhodné pro velké datové sady), three.js (knihovna pro vizualizaci obecných 3D dat – bez</w:t>
      </w:r>
      <w:ins w:id="105" w:author="Jan Horák" w:date="2023-06-15T11:54:00Z">
        <w:r w:rsidR="00BC59E7" w:rsidRPr="001F6849">
          <w:rPr>
            <w:lang w:eastAsia="en-US"/>
          </w:rPr>
          <w:t xml:space="preserve"> geoprostorové </w:t>
        </w:r>
        <w:r w:rsidR="00BC59E7" w:rsidRPr="001F6849">
          <w:rPr>
            <w:lang w:eastAsia="en-US"/>
          </w:rPr>
          <w:lastRenderedPageBreak/>
          <w:t>lokalizace</w:t>
        </w:r>
      </w:ins>
      <w:del w:id="106" w:author="Jan Horák" w:date="2023-06-15T11:54:00Z">
        <w:r w:rsidRPr="001F6849" w:rsidDel="00BC59E7">
          <w:rPr>
            <w:lang w:eastAsia="en-US"/>
          </w:rPr>
          <w:delText xml:space="preserve"> </w:delText>
        </w:r>
        <w:commentRangeStart w:id="107"/>
        <w:r w:rsidRPr="001F6849" w:rsidDel="00BC59E7">
          <w:rPr>
            <w:lang w:eastAsia="en-US"/>
          </w:rPr>
          <w:delText>geoumístění</w:delText>
        </w:r>
        <w:commentRangeEnd w:id="107"/>
        <w:r w:rsidR="0045773E" w:rsidRPr="001F6849" w:rsidDel="00BC59E7">
          <w:rPr>
            <w:rStyle w:val="CommentReference"/>
            <w:lang w:eastAsia="en-US"/>
          </w:rPr>
          <w:commentReference w:id="107"/>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008F1DB5" w:rsidRPr="001F6849">
        <w:rPr>
          <w:lang w:eastAsia="en-US"/>
        </w:rPr>
        <w:t xml:space="preserve">. </w:t>
      </w:r>
      <w:r w:rsidRPr="001F6849">
        <w:rPr>
          <w:lang w:eastAsia="en-US"/>
        </w:rPr>
        <w:t xml:space="preserve">A propojení těchto technologií s technologiemi umožňující vizualizaci 3D dat popř. VR na webu. </w:t>
      </w:r>
      <w:proofErr w:type="spellStart"/>
      <w:r w:rsidRPr="001F6849">
        <w:rPr>
          <w:lang w:eastAsia="en-US"/>
        </w:rPr>
        <w:t>Threebox</w:t>
      </w:r>
      <w:proofErr w:type="spellEnd"/>
      <w:r w:rsidRPr="001F6849">
        <w:rPr>
          <w:lang w:eastAsia="en-US"/>
        </w:rPr>
        <w:t>, deck.gl</w:t>
      </w:r>
      <w:r w:rsidR="00476706" w:rsidRPr="001F6849">
        <w:rPr>
          <w:lang w:eastAsia="en-US"/>
        </w:rPr>
        <w:t>.</w:t>
      </w:r>
      <w:r w:rsidR="00F16747">
        <w:rPr>
          <w:lang w:eastAsia="en-US"/>
        </w:rPr>
        <w:t xml:space="preserve"> </w:t>
      </w:r>
    </w:p>
    <w:p w14:paraId="7D84AB86" w14:textId="36EB14A9" w:rsidR="004C6D06" w:rsidRPr="001F6849" w:rsidRDefault="004C6D06" w:rsidP="00642A9C">
      <w:pPr>
        <w:pStyle w:val="Heading3"/>
      </w:pPr>
      <w:r w:rsidRPr="001F6849">
        <w:t>Desktop</w:t>
      </w:r>
    </w:p>
    <w:p w14:paraId="5AAB75C1" w14:textId="5DA845EB" w:rsidR="004C6D06" w:rsidRPr="001F6849" w:rsidRDefault="004C6D06" w:rsidP="004C6D06">
      <w:pPr>
        <w:rPr>
          <w:lang w:eastAsia="cs-CZ"/>
        </w:rPr>
      </w:pPr>
      <w:r w:rsidRPr="001F6849">
        <w:rPr>
          <w:lang w:eastAsia="cs-CZ"/>
        </w:rPr>
        <w:t>Unity,</w:t>
      </w:r>
      <w:r w:rsidR="001141D2">
        <w:rPr>
          <w:lang w:eastAsia="cs-CZ"/>
        </w:rPr>
        <w:t xml:space="preserve"> </w:t>
      </w:r>
      <w:proofErr w:type="spellStart"/>
      <w:r w:rsidR="001141D2">
        <w:rPr>
          <w:lang w:eastAsia="cs-CZ"/>
        </w:rPr>
        <w:t>Unreal</w:t>
      </w:r>
      <w:proofErr w:type="spellEnd"/>
      <w:r w:rsidR="001141D2">
        <w:rPr>
          <w:lang w:eastAsia="cs-CZ"/>
        </w:rPr>
        <w:t xml:space="preserve"> </w:t>
      </w:r>
      <w:proofErr w:type="spellStart"/>
      <w:r w:rsidR="001141D2">
        <w:rPr>
          <w:lang w:eastAsia="cs-CZ"/>
        </w:rPr>
        <w:t>Engine</w:t>
      </w:r>
      <w:proofErr w:type="spellEnd"/>
      <w:r w:rsidR="001141D2">
        <w:rPr>
          <w:lang w:eastAsia="cs-CZ"/>
        </w:rPr>
        <w:t xml:space="preserve"> ,</w:t>
      </w:r>
      <w:proofErr w:type="spellStart"/>
      <w:r w:rsidRPr="001F6849">
        <w:rPr>
          <w:lang w:eastAsia="cs-CZ"/>
        </w:rPr>
        <w:t>Blender</w:t>
      </w:r>
      <w:proofErr w:type="spellEnd"/>
      <w:r w:rsidRPr="001F6849">
        <w:rPr>
          <w:lang w:eastAsia="cs-CZ"/>
        </w:rPr>
        <w:t>, CAD</w:t>
      </w:r>
      <w:r w:rsidR="00F16747">
        <w:rPr>
          <w:lang w:eastAsia="cs-CZ"/>
        </w:rPr>
        <w:t xml:space="preserve">, Google </w:t>
      </w:r>
      <w:proofErr w:type="spellStart"/>
      <w:r w:rsidR="00F16747">
        <w:rPr>
          <w:lang w:eastAsia="cs-CZ"/>
        </w:rPr>
        <w:t>Earth</w:t>
      </w:r>
      <w:proofErr w:type="spellEnd"/>
      <w:r w:rsidR="00F16747">
        <w:rPr>
          <w:lang w:eastAsia="cs-CZ"/>
        </w:rPr>
        <w:t xml:space="preserve"> </w:t>
      </w:r>
      <w:proofErr w:type="spellStart"/>
      <w:r w:rsidR="00F16747">
        <w:rPr>
          <w:lang w:eastAsia="cs-CZ"/>
        </w:rPr>
        <w:t>Vr</w:t>
      </w:r>
      <w:proofErr w:type="spellEnd"/>
      <w:r w:rsidR="00B91039">
        <w:rPr>
          <w:lang w:eastAsia="cs-CZ"/>
        </w:rPr>
        <w:t xml:space="preserve">, VR Chat aj. </w:t>
      </w:r>
    </w:p>
    <w:p w14:paraId="7FA98C67" w14:textId="313D6C18" w:rsidR="008A6A36" w:rsidRPr="001F6849" w:rsidRDefault="00E364D4" w:rsidP="002656D4">
      <w:pPr>
        <w:pStyle w:val="Heading2"/>
        <w:rPr>
          <w:lang w:val="cs-CZ"/>
        </w:rPr>
      </w:pPr>
      <w:r w:rsidRPr="001F6849">
        <w:rPr>
          <w:lang w:val="cs-CZ"/>
        </w:rPr>
        <w:t>Webový vývoj</w:t>
      </w:r>
    </w:p>
    <w:p w14:paraId="1C68AF29" w14:textId="1A3A5D39" w:rsidR="00FC5365" w:rsidRPr="001F6849" w:rsidRDefault="00E64528" w:rsidP="00FC5365">
      <w:r>
        <w:t xml:space="preserve">Volba webového prostředí přináší jisté benefity, ale i překážky při tvorbě VR aplikací. </w:t>
      </w:r>
      <w:r w:rsidR="00FC5365" w:rsidRPr="001F6849">
        <w:t>Primárním benefitem webové vizualizace je dostupnost (</w:t>
      </w:r>
      <w:proofErr w:type="spellStart"/>
      <w:r w:rsidR="00FC5365" w:rsidRPr="001F6849">
        <w:rPr>
          <w:i/>
          <w:iCs/>
        </w:rPr>
        <w:t>availability</w:t>
      </w:r>
      <w:proofErr w:type="spellEnd"/>
      <w:r w:rsidR="00FC5365" w:rsidRPr="001F6849">
        <w:t>) a přístupnost (</w:t>
      </w:r>
      <w:proofErr w:type="spellStart"/>
      <w:r w:rsidR="00FC5365" w:rsidRPr="001F6849">
        <w:rPr>
          <w:i/>
          <w:iCs/>
        </w:rPr>
        <w:t>accesability</w:t>
      </w:r>
      <w:proofErr w:type="spellEnd"/>
      <w:r w:rsidR="00FC5365" w:rsidRPr="001F6849">
        <w:rPr>
          <w:i/>
          <w:iCs/>
        </w:rPr>
        <w:t>)</w:t>
      </w:r>
      <w:r w:rsidR="00FC5365" w:rsidRPr="001F6849">
        <w:t xml:space="preserve"> oproti desktopovým aplikacím. </w:t>
      </w:r>
      <w:r w:rsidR="00FC5365" w:rsidRPr="001F6849">
        <w:rPr>
          <w:color w:val="000000" w:themeColor="text1"/>
        </w:rPr>
        <w:t>Jelikož web je platformě a hardwarově agnostický, tedy je možné k němu přistupovat takřka skrze veškerý běžně</w:t>
      </w:r>
      <w:r w:rsidR="00FC5365" w:rsidRPr="001F6849">
        <w:t xml:space="preserve"> užívaný hardware a software. V případě 3D vizualizace a </w:t>
      </w:r>
      <w:r w:rsidR="006B6B7E" w:rsidRPr="001F6849">
        <w:t>virtuální</w:t>
      </w:r>
      <w:r w:rsidR="00FC5365" w:rsidRPr="001F6849">
        <w:t xml:space="preserve"> reality je </w:t>
      </w:r>
      <w:r w:rsidR="006B6B7E" w:rsidRPr="001F6849">
        <w:t>dostupnost</w:t>
      </w:r>
      <w:r w:rsidR="00FC5365" w:rsidRPr="001F6849">
        <w:t xml:space="preserve"> a přístupnost v posledních letech umožněna díky výraznému vývoji</w:t>
      </w:r>
      <w:r w:rsidR="00FD0AFD" w:rsidRPr="001F6849">
        <w:t xml:space="preserve"> HTML5, </w:t>
      </w:r>
      <w:proofErr w:type="spellStart"/>
      <w:r w:rsidR="00FC5365" w:rsidRPr="001F6849">
        <w:t>WebGL</w:t>
      </w:r>
      <w:proofErr w:type="spellEnd"/>
      <w:r w:rsidR="00FC5365" w:rsidRPr="001F6849">
        <w:t xml:space="preserve"> a </w:t>
      </w:r>
      <w:proofErr w:type="spellStart"/>
      <w:r w:rsidR="00FC5365" w:rsidRPr="001F6849">
        <w:t>WebXR</w:t>
      </w:r>
      <w:proofErr w:type="spellEnd"/>
      <w:r w:rsidR="00FC5365" w:rsidRPr="001F6849">
        <w:t xml:space="preserve"> technologií. Dalším z benefitů je fakt, že většina globálně užívaných aplikací se postupně přesouvá z desktopových řešení do webového prohlížeče (</w:t>
      </w:r>
      <w:r>
        <w:t xml:space="preserve">kancelářské programy: </w:t>
      </w:r>
      <w:r w:rsidR="00FC5365" w:rsidRPr="001F6849">
        <w:t xml:space="preserve">Microsoft Office </w:t>
      </w:r>
      <w:proofErr w:type="spellStart"/>
      <w:r w:rsidR="00FC5365" w:rsidRPr="001F6849">
        <w:t>Suite</w:t>
      </w:r>
      <w:proofErr w:type="spellEnd"/>
      <w:r>
        <w:t xml:space="preserve">, grafické: </w:t>
      </w:r>
      <w:proofErr w:type="spellStart"/>
      <w:r>
        <w:t>Figma</w:t>
      </w:r>
      <w:proofErr w:type="spellEnd"/>
      <w:r>
        <w:t xml:space="preserve">, </w:t>
      </w:r>
      <w:proofErr w:type="spellStart"/>
      <w:r>
        <w:t>Canva</w:t>
      </w:r>
      <w:proofErr w:type="spellEnd"/>
      <w:r>
        <w:t xml:space="preserve">, vývojářské: </w:t>
      </w:r>
      <w:proofErr w:type="spellStart"/>
      <w:r>
        <w:t>CodePen</w:t>
      </w:r>
      <w:proofErr w:type="spellEnd"/>
      <w:r>
        <w:t xml:space="preserve">, </w:t>
      </w:r>
      <w:proofErr w:type="spellStart"/>
      <w:r>
        <w:t>VSCode</w:t>
      </w:r>
      <w:proofErr w:type="spellEnd"/>
      <w:r>
        <w:t xml:space="preserve"> web </w:t>
      </w:r>
      <w:r w:rsidR="00FC5365" w:rsidRPr="001F6849">
        <w:t xml:space="preserve"> aj.) </w:t>
      </w:r>
      <w:r w:rsidR="00FC5365"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FC5365" w:rsidRPr="001F6849">
        <w:fldChar w:fldCharType="separate"/>
      </w:r>
      <w:r w:rsidR="00FC5365" w:rsidRPr="001F6849">
        <w:rPr>
          <w:rFonts w:cs="Times New Roman"/>
          <w:szCs w:val="24"/>
        </w:rPr>
        <w:t>(Řeháček 2020)</w:t>
      </w:r>
      <w:r w:rsidR="00FC5365" w:rsidRPr="001F6849">
        <w:fldChar w:fldCharType="end"/>
      </w:r>
      <w:r w:rsidR="00FC5365" w:rsidRPr="001F6849">
        <w:t>.</w:t>
      </w:r>
    </w:p>
    <w:p w14:paraId="7A6E33FE" w14:textId="4B3C8B09" w:rsidR="00E364D4" w:rsidRPr="001F6849" w:rsidRDefault="00E364D4" w:rsidP="00E64528">
      <w:pPr>
        <w:pStyle w:val="Normlnprvnodsazen"/>
      </w:pPr>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08"/>
      <w:commentRangeStart w:id="109"/>
      <w:r w:rsidRPr="001F6849">
        <w:rPr>
          <w:lang w:eastAsia="en-US"/>
        </w:rPr>
        <w:t>2</w:t>
      </w:r>
      <w:del w:id="110" w:author="Lukáš Herman" w:date="2023-02-10T18:48:00Z">
        <w:r w:rsidRPr="001F6849" w:rsidDel="0045773E">
          <w:rPr>
            <w:lang w:eastAsia="en-US"/>
          </w:rPr>
          <w:delText xml:space="preserve"> </w:delText>
        </w:r>
      </w:del>
      <w:r w:rsidRPr="001F6849">
        <w:rPr>
          <w:lang w:eastAsia="en-US"/>
        </w:rPr>
        <w:t>D</w:t>
      </w:r>
      <w:commentRangeEnd w:id="108"/>
      <w:r w:rsidR="0045773E" w:rsidRPr="001F6849">
        <w:rPr>
          <w:rStyle w:val="CommentReference"/>
          <w:lang w:eastAsia="en-US"/>
        </w:rPr>
        <w:commentReference w:id="108"/>
      </w:r>
      <w:commentRangeEnd w:id="109"/>
      <w:r w:rsidR="009C30BB" w:rsidRPr="001F6849">
        <w:rPr>
          <w:rStyle w:val="CommentReference"/>
          <w:lang w:eastAsia="en-US"/>
        </w:rPr>
        <w:commentReference w:id="109"/>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69D8938B" w:rsidR="00476706" w:rsidRPr="001F6849" w:rsidRDefault="00476706" w:rsidP="00476706">
      <w:pPr>
        <w:pStyle w:val="Normlnprvnodsazen"/>
        <w:rPr>
          <w:lang w:eastAsia="en-US"/>
        </w:rPr>
      </w:pPr>
      <w:r w:rsidRPr="001F6849">
        <w:rPr>
          <w:lang w:eastAsia="en-US"/>
        </w:rPr>
        <w:t>Mezi webové standardy je pak volněji možné zařadit i klíčové API (DOM,</w:t>
      </w:r>
      <w:r w:rsidR="00A8678D">
        <w:rPr>
          <w:lang w:eastAsia="en-US"/>
        </w:rPr>
        <w:t xml:space="preserve"> </w:t>
      </w:r>
      <w:proofErr w:type="spellStart"/>
      <w:r w:rsidR="00A8678D">
        <w:rPr>
          <w:lang w:eastAsia="en-US"/>
        </w:rPr>
        <w:t>Fetch</w:t>
      </w:r>
      <w:proofErr w:type="spellEnd"/>
      <w:r w:rsidR="00A8678D">
        <w:rPr>
          <w:lang w:eastAsia="en-US"/>
        </w:rPr>
        <w:t xml:space="preserve"> API, </w:t>
      </w:r>
      <w:proofErr w:type="spellStart"/>
      <w:r w:rsidRPr="001F6849">
        <w:rPr>
          <w:lang w:eastAsia="en-US"/>
        </w:rPr>
        <w:t>WebGL</w:t>
      </w:r>
      <w:proofErr w:type="spellEnd"/>
      <w:r w:rsidRPr="001F6849">
        <w:rPr>
          <w:lang w:eastAsia="en-US"/>
        </w:rPr>
        <w:t xml:space="preserve">, </w:t>
      </w:r>
      <w:proofErr w:type="spellStart"/>
      <w:r w:rsidRPr="001F6849">
        <w:rPr>
          <w:lang w:eastAsia="en-US"/>
        </w:rPr>
        <w:t>WebX</w:t>
      </w:r>
      <w:r w:rsidR="008C5DF5">
        <w:rPr>
          <w:lang w:eastAsia="en-US"/>
        </w:rPr>
        <w:t>R</w:t>
      </w:r>
      <w:proofErr w:type="spellEnd"/>
      <w:r w:rsidR="00A8678D">
        <w:rPr>
          <w:lang w:eastAsia="en-US"/>
        </w:rPr>
        <w:t xml:space="preserve"> aj.</w:t>
      </w:r>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78C7806A" w14:textId="29E523B8" w:rsidR="00A8678D" w:rsidRPr="00A8678D" w:rsidRDefault="00A8678D" w:rsidP="00A8678D">
      <w:r w:rsidRPr="00A8678D">
        <w:t xml:space="preserve">Při zpracování HTML dokumentu prohlížečem vzniká abstraktní stromová datová struktura, která slouží k vykreslení webové stránky. Tato struktura je následně přístupná skrze rozhraní nazývané </w:t>
      </w:r>
      <w:proofErr w:type="spellStart"/>
      <w:r w:rsidRPr="00A8678D">
        <w:rPr>
          <w:i/>
          <w:iCs/>
        </w:rPr>
        <w:t>Document</w:t>
      </w:r>
      <w:proofErr w:type="spellEnd"/>
      <w:r w:rsidRPr="00A8678D">
        <w:rPr>
          <w:i/>
          <w:iCs/>
        </w:rPr>
        <w:t xml:space="preserve"> </w:t>
      </w:r>
      <w:proofErr w:type="spellStart"/>
      <w:r w:rsidRPr="00A8678D">
        <w:rPr>
          <w:i/>
          <w:iCs/>
        </w:rPr>
        <w:t>Object</w:t>
      </w:r>
      <w:proofErr w:type="spellEnd"/>
      <w:r w:rsidRPr="00A8678D">
        <w:rPr>
          <w:i/>
          <w:iCs/>
        </w:rPr>
        <w:t xml:space="preserve"> Model</w:t>
      </w:r>
      <w:r w:rsidRPr="00A8678D">
        <w:t xml:space="preserve"> (DOM)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001E2B61" w:rsidRPr="001F6849">
        <w:t>.</w:t>
      </w:r>
      <w:r w:rsidR="00C5214A" w:rsidRPr="001F6849">
        <w:t xml:space="preserve"> </w:t>
      </w:r>
      <w:r w:rsidRPr="00A8678D">
        <w:t xml:space="preserve">DOM reprezentuje daný HTML dokument tak, že umožňuje manipulaci s jeho strukturou, stylem a obsahem pomocí skriptovacího jazyka, například </w:t>
      </w:r>
      <w:proofErr w:type="spellStart"/>
      <w:r w:rsidRPr="00A8678D">
        <w:t>JavaScriptu</w:t>
      </w:r>
      <w:proofErr w:type="spellEnd"/>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(MDN Contributors 2022a)</w:t>
      </w:r>
      <w:r w:rsidR="009C7ECC" w:rsidRPr="001F6849">
        <w:fldChar w:fldCharType="end"/>
      </w:r>
      <w:r w:rsidR="009C7ECC" w:rsidRPr="001F6849">
        <w:t>.</w:t>
      </w:r>
      <w:r w:rsidR="00DB0204">
        <w:t xml:space="preserve"> </w:t>
      </w:r>
      <w:r w:rsidRPr="00A8678D">
        <w:t xml:space="preserve">). Z hlediska HTML je to objektový model, který definuje atributy, metody a události. Z hlediska </w:t>
      </w:r>
      <w:proofErr w:type="spellStart"/>
      <w:r w:rsidRPr="00A8678D">
        <w:t>JavaScriptu</w:t>
      </w:r>
      <w:proofErr w:type="spellEnd"/>
      <w:r w:rsidRPr="00A8678D">
        <w:t xml:space="preserve"> jde o API, které umožňuje interakci s HTML dokumentem.</w:t>
      </w:r>
    </w:p>
    <w:p w14:paraId="378DF447" w14:textId="5A52858A" w:rsidR="003F5B02" w:rsidRPr="001F6849" w:rsidRDefault="00A8678D" w:rsidP="00D415EF">
      <w:pPr>
        <w:pStyle w:val="Normlnprvnodsazen"/>
        <w:keepNext/>
        <w:ind w:firstLine="0"/>
      </w:pPr>
      <w:r>
        <w:rPr>
          <w:noProof/>
        </w:rPr>
        <w:lastRenderedPageBreak/>
        <w:drawing>
          <wp:inline distT="0" distB="0" distL="0" distR="0" wp14:anchorId="2AD9F213" wp14:editId="62947598">
            <wp:extent cx="5579745" cy="1714500"/>
            <wp:effectExtent l="0" t="0" r="1905" b="0"/>
            <wp:docPr id="228720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06" name="Picture 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006F13A4" w14:textId="58DBB8E5"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12</w:t>
      </w:r>
      <w:r w:rsidRPr="001F6849">
        <w:fldChar w:fldCharType="end"/>
      </w:r>
      <w:r w:rsidRPr="001F6849">
        <w:t xml:space="preserve">  Zdrojový kód HTML a DOM struktura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r w:rsidRPr="001F6849">
        <w:t>)</w:t>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12B92021" w14:textId="22D1A748" w:rsidR="00A8678D" w:rsidRPr="00356E8E" w:rsidRDefault="004D3AA8" w:rsidP="00356E8E">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3D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w:t>
      </w:r>
      <w:r w:rsidR="00356E8E" w:rsidRPr="00A8678D">
        <w:t>Důležité je, že je to nativní součást prohlížečů, a proto nevyžaduje žádné další doplňky</w:t>
      </w:r>
      <w:r w:rsidR="005B388F" w:rsidRPr="001F6849">
        <w:rPr>
          <w:bCs/>
        </w:rPr>
        <w:t xml:space="preserve">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r w:rsidR="00356E8E" w:rsidRPr="00A8678D">
        <w:t xml:space="preserve">Pro vykreslování využívá </w:t>
      </w:r>
      <w:proofErr w:type="spellStart"/>
      <w:r w:rsidR="00356E8E" w:rsidRPr="00A8678D">
        <w:t>WebGL</w:t>
      </w:r>
      <w:proofErr w:type="spellEnd"/>
      <w:r w:rsidR="00356E8E" w:rsidRPr="00A8678D">
        <w:t xml:space="preserve"> jazyk GLSL, který popisuje způsob, jakým je daný objekt vyobrazen (</w:t>
      </w:r>
      <w:proofErr w:type="spellStart"/>
      <w:r w:rsidR="00356E8E" w:rsidRPr="00356E8E">
        <w:rPr>
          <w:i/>
          <w:iCs/>
        </w:rPr>
        <w:t>shader</w:t>
      </w:r>
      <w:proofErr w:type="spellEnd"/>
      <w:r w:rsidR="00356E8E" w:rsidRPr="00A8678D">
        <w:t xml:space="preserve">). Základní funkčnost </w:t>
      </w:r>
      <w:proofErr w:type="spellStart"/>
      <w:r w:rsidR="00356E8E" w:rsidRPr="00A8678D">
        <w:t>WebGL</w:t>
      </w:r>
      <w:proofErr w:type="spellEnd"/>
      <w:r w:rsidR="00356E8E" w:rsidRPr="00A8678D">
        <w:t xml:space="preserve"> dále rozšiřují </w:t>
      </w:r>
      <w:proofErr w:type="spellStart"/>
      <w:r w:rsidR="00356E8E" w:rsidRPr="00A8678D">
        <w:t>JavaScriptové</w:t>
      </w:r>
      <w:proofErr w:type="spellEnd"/>
      <w:r w:rsidR="00356E8E" w:rsidRPr="00A8678D">
        <w:t xml:space="preserve"> knihovny </w:t>
      </w:r>
      <w:r w:rsidR="00356E8E" w:rsidRPr="00356E8E">
        <w:rPr>
          <w:highlight w:val="yellow"/>
        </w:rPr>
        <w:t>(viz. kapitola X)</w:t>
      </w:r>
      <w:r w:rsidR="00356E8E" w:rsidRPr="00A8678D">
        <w:t xml:space="preserve">, jež zjednodušují složitý proces grafického vykreslování přes jednodušší API. Od roku 2011, kdy byl </w:t>
      </w:r>
      <w:proofErr w:type="spellStart"/>
      <w:r w:rsidR="00356E8E" w:rsidRPr="00A8678D">
        <w:t>WebGL</w:t>
      </w:r>
      <w:proofErr w:type="spellEnd"/>
      <w:r w:rsidR="00356E8E" w:rsidRPr="00A8678D">
        <w:t xml:space="preserve"> poprvé zaveden, umožnil přímý přístup k GPU prostřednictvím </w:t>
      </w:r>
      <w:proofErr w:type="spellStart"/>
      <w:r w:rsidR="00356E8E" w:rsidRPr="00A8678D">
        <w:t>JavaScriptu</w:t>
      </w:r>
      <w:proofErr w:type="spellEnd"/>
      <w:r w:rsidR="00356E8E" w:rsidRPr="00A8678D">
        <w:t xml:space="preserve">, a v roce 2013 byla představena verze </w:t>
      </w:r>
      <w:proofErr w:type="spellStart"/>
      <w:r w:rsidR="00356E8E" w:rsidRPr="00A8678D">
        <w:t>WebGL</w:t>
      </w:r>
      <w:proofErr w:type="spellEnd"/>
      <w:r w:rsidR="00356E8E" w:rsidRPr="00A8678D">
        <w:t xml:space="preserve"> 2. Dodnes zůstává standardním prostředkem pro zobrazování složitější grafiky na webu.</w:t>
      </w:r>
    </w:p>
    <w:p w14:paraId="0B605B2F" w14:textId="77777777" w:rsidR="00D415EF" w:rsidRPr="001F6849" w:rsidRDefault="00D415EF" w:rsidP="00D415EF">
      <w:pPr>
        <w:pStyle w:val="Malnadpis"/>
      </w:pPr>
      <w:proofErr w:type="spellStart"/>
      <w:r w:rsidRPr="001F6849">
        <w:t>WebXR</w:t>
      </w:r>
      <w:proofErr w:type="spellEnd"/>
      <w:r w:rsidRPr="001F6849">
        <w:t xml:space="preserve"> API</w:t>
      </w:r>
    </w:p>
    <w:p w14:paraId="7F67ABCC" w14:textId="123694CE" w:rsidR="003F5B02" w:rsidRPr="001F6849" w:rsidRDefault="00D415EF" w:rsidP="007B3717">
      <w:pPr>
        <w:pStyle w:val="Normlnprvnodsazen"/>
        <w:rPr>
          <w:b/>
          <w:bCs/>
          <w:highlight w:val="yellow"/>
        </w:rPr>
      </w:pPr>
      <w:proofErr w:type="spellStart"/>
      <w:r w:rsidRPr="001F6849">
        <w:rPr>
          <w:bCs/>
        </w:rPr>
        <w:t>WebXR</w:t>
      </w:r>
      <w:proofErr w:type="spellEnd"/>
      <w:r w:rsidRPr="001F6849">
        <w:rPr>
          <w:bCs/>
        </w:rPr>
        <w:t xml:space="preserve"> je specifikace definovaná v rámci W3C skupinou pro imerzní web, za účelem poskytnutí jednotné komunikace mezi VR a AR hardwarem a webovým prostředím. Jedná se o hardware agnostické imperativní API, které umožňuje jednotný přístup k vytváření virtuálních zážitků pro</w:t>
      </w:r>
      <w:r w:rsidRPr="001F6849">
        <w:rPr>
          <w:bCs/>
          <w:i/>
          <w:iCs/>
        </w:rPr>
        <w:t xml:space="preserve"> </w:t>
      </w:r>
      <w:r w:rsidRPr="001F6849">
        <w:rPr>
          <w:bCs/>
        </w:rPr>
        <w:t xml:space="preserve">mobilní i desktopový VR hardware. </w:t>
      </w:r>
      <w:proofErr w:type="spellStart"/>
      <w:r w:rsidRPr="001F6849">
        <w:rPr>
          <w:bCs/>
        </w:rPr>
        <w:t>WebXR</w:t>
      </w:r>
      <w:proofErr w:type="spellEnd"/>
      <w:r w:rsidRPr="001F6849">
        <w:rPr>
          <w:bCs/>
        </w:rPr>
        <w:t xml:space="preserve"> API je založeno na </w:t>
      </w:r>
      <w:proofErr w:type="spellStart"/>
      <w:r w:rsidRPr="001F6849">
        <w:rPr>
          <w:bCs/>
        </w:rPr>
        <w:t>OpenXR</w:t>
      </w:r>
      <w:proofErr w:type="spellEnd"/>
      <w:r w:rsidRPr="001F6849">
        <w:rPr>
          <w:rStyle w:val="FootnoteReference"/>
          <w:bCs/>
        </w:rPr>
        <w:footnoteReference w:id="2"/>
      </w:r>
      <w:r w:rsidRPr="001F6849">
        <w:rPr>
          <w:bCs/>
        </w:rPr>
        <w:t xml:space="preserve"> specifikaci skupiny </w:t>
      </w:r>
      <w:proofErr w:type="spellStart"/>
      <w:r w:rsidRPr="001F6849">
        <w:rPr>
          <w:bCs/>
        </w:rPr>
        <w:t>Khronos</w:t>
      </w:r>
      <w:proofErr w:type="spellEnd"/>
      <w:r w:rsidRPr="001F6849">
        <w:rPr>
          <w:bCs/>
        </w:rPr>
        <w:t xml:space="preserve">. Hlavními body zájmu </w:t>
      </w:r>
      <w:proofErr w:type="spellStart"/>
      <w:r w:rsidRPr="001F6849">
        <w:rPr>
          <w:bCs/>
        </w:rPr>
        <w:t>WebXR</w:t>
      </w:r>
      <w:proofErr w:type="spellEnd"/>
      <w:r w:rsidRPr="001F6849">
        <w:rPr>
          <w:bCs/>
        </w:rPr>
        <w:t xml:space="preserve"> API je detekce a vyhledání možností daného 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(Immersive Web Working Group 2023; tro to WebXR and A-Frame Part 1 2021)</w:t>
      </w:r>
      <w:r w:rsidRPr="001F6849">
        <w:rPr>
          <w:b/>
          <w:bCs/>
        </w:rPr>
        <w:fldChar w:fldCharType="end"/>
      </w:r>
      <w:r w:rsidR="00577B7B" w:rsidRPr="001F6849">
        <w:rPr>
          <w:bCs/>
        </w:rPr>
        <w:t xml:space="preserve">. </w:t>
      </w:r>
      <w:proofErr w:type="spellStart"/>
      <w:r w:rsidR="00473E08" w:rsidRPr="00D415EF">
        <w:t>WebXR</w:t>
      </w:r>
      <w:proofErr w:type="spellEnd"/>
      <w:r w:rsidR="00473E08" w:rsidRPr="00D415EF">
        <w:t xml:space="preserve"> podpora v rámci prohlížečů je tedy klíčová v případě hodnocení přístupnosti.</w:t>
      </w:r>
      <w:r w:rsidR="00473E08">
        <w:rPr>
          <w:b/>
          <w:bCs/>
        </w:rPr>
        <w:t xml:space="preserve"> </w:t>
      </w:r>
      <w:r w:rsidR="003F5B02" w:rsidRPr="001F6849">
        <w:rPr>
          <w:bCs/>
          <w:highlight w:val="yellow"/>
        </w:rPr>
        <w:t xml:space="preserve">#TODO – </w:t>
      </w:r>
      <w:r w:rsidR="007B3717">
        <w:rPr>
          <w:bCs/>
          <w:highlight w:val="yellow"/>
        </w:rPr>
        <w:t xml:space="preserve">dodělat </w:t>
      </w:r>
      <w:r w:rsidR="003F5B02" w:rsidRPr="001F6849">
        <w:rPr>
          <w:bCs/>
          <w:highlight w:val="yellow"/>
        </w:rPr>
        <w:t>popsat jednoduše</w:t>
      </w:r>
    </w:p>
    <w:p w14:paraId="07E9917C" w14:textId="40184DA6" w:rsidR="00F038FF" w:rsidRPr="001F6849" w:rsidRDefault="00F038FF" w:rsidP="00F038FF">
      <w:pPr>
        <w:pStyle w:val="Malnadpis"/>
        <w:rPr>
          <w:b w:val="0"/>
          <w:bCs/>
          <w:highlight w:val="yellow"/>
        </w:rPr>
      </w:pPr>
      <w:r w:rsidRPr="001F6849">
        <w:rPr>
          <w:b w:val="0"/>
          <w:bCs/>
          <w:highlight w:val="yellow"/>
        </w:rPr>
        <w:lastRenderedPageBreak/>
        <w:t xml:space="preserve">Životní cyklus VR aplikace spočívá v: </w:t>
      </w:r>
    </w:p>
    <w:p w14:paraId="069BD34A" w14:textId="088EF91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Query</w:t>
      </w:r>
      <w:proofErr w:type="spellEnd"/>
      <w:r w:rsidRPr="001F6849">
        <w:rPr>
          <w:b w:val="0"/>
          <w:bCs/>
          <w:highlight w:val="yellow"/>
        </w:rPr>
        <w:t xml:space="preserve"> – test zda XR stav je podporován</w:t>
      </w:r>
    </w:p>
    <w:p w14:paraId="0BE43E09" w14:textId="69D2B774" w:rsidR="00F038FF" w:rsidRPr="001F6849" w:rsidRDefault="00F038FF" w:rsidP="00F038FF">
      <w:pPr>
        <w:pStyle w:val="Malnadpis"/>
        <w:numPr>
          <w:ilvl w:val="0"/>
          <w:numId w:val="24"/>
        </w:numPr>
        <w:rPr>
          <w:b w:val="0"/>
          <w:bCs/>
          <w:highlight w:val="yellow"/>
        </w:rPr>
      </w:pPr>
      <w:r w:rsidRPr="001F6849">
        <w:rPr>
          <w:b w:val="0"/>
          <w:bCs/>
          <w:highlight w:val="yellow"/>
        </w:rPr>
        <w:t xml:space="preserve">XR </w:t>
      </w:r>
      <w:proofErr w:type="spellStart"/>
      <w:r w:rsidRPr="001F6849">
        <w:rPr>
          <w:b w:val="0"/>
          <w:bCs/>
          <w:highlight w:val="yellow"/>
        </w:rPr>
        <w:t>enable</w:t>
      </w:r>
      <w:proofErr w:type="spellEnd"/>
      <w:r w:rsidRPr="001F6849">
        <w:rPr>
          <w:b w:val="0"/>
          <w:bCs/>
          <w:highlight w:val="yellow"/>
        </w:rPr>
        <w:t xml:space="preserve"> – poskytnutí XR prostředí uživateli</w:t>
      </w:r>
    </w:p>
    <w:p w14:paraId="53D4C5D1" w14:textId="7F166DC0" w:rsidR="00F038FF" w:rsidRPr="001F6849" w:rsidRDefault="00F038FF" w:rsidP="00F038FF">
      <w:pPr>
        <w:pStyle w:val="Malnadpis"/>
        <w:numPr>
          <w:ilvl w:val="0"/>
          <w:numId w:val="24"/>
        </w:numPr>
        <w:rPr>
          <w:b w:val="0"/>
          <w:bCs/>
          <w:highlight w:val="yellow"/>
        </w:rPr>
      </w:pPr>
      <w:r w:rsidRPr="001F6849">
        <w:rPr>
          <w:b w:val="0"/>
          <w:bCs/>
          <w:highlight w:val="yellow"/>
        </w:rPr>
        <w:t>Enter XR event – akce uživatele</w:t>
      </w:r>
    </w:p>
    <w:p w14:paraId="48BC51DB" w14:textId="1746C8B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Request</w:t>
      </w:r>
      <w:proofErr w:type="spellEnd"/>
      <w:r w:rsidRPr="001F6849">
        <w:rPr>
          <w:b w:val="0"/>
          <w:bCs/>
          <w:highlight w:val="yellow"/>
        </w:rPr>
        <w:t xml:space="preserve"> na HW</w:t>
      </w:r>
    </w:p>
    <w:p w14:paraId="118FB808" w14:textId="16C287B4"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Render</w:t>
      </w:r>
      <w:proofErr w:type="spellEnd"/>
      <w:r w:rsidRPr="001F6849">
        <w:rPr>
          <w:b w:val="0"/>
          <w:bCs/>
          <w:highlight w:val="yellow"/>
        </w:rPr>
        <w:t xml:space="preserve"> </w:t>
      </w:r>
      <w:proofErr w:type="spellStart"/>
      <w:r w:rsidRPr="001F6849">
        <w:rPr>
          <w:b w:val="0"/>
          <w:bCs/>
          <w:highlight w:val="yellow"/>
        </w:rPr>
        <w:t>loop</w:t>
      </w:r>
      <w:proofErr w:type="spellEnd"/>
    </w:p>
    <w:p w14:paraId="51AB04EA" w14:textId="749392A8" w:rsidR="00EC4B46" w:rsidRPr="001F6849" w:rsidRDefault="00F038FF" w:rsidP="00EC4B46">
      <w:pPr>
        <w:pStyle w:val="Malnadpis"/>
        <w:numPr>
          <w:ilvl w:val="0"/>
          <w:numId w:val="24"/>
        </w:numPr>
        <w:rPr>
          <w:ins w:id="111" w:author="Jan Horák" w:date="2023-06-15T11:57:00Z"/>
          <w:b w:val="0"/>
          <w:bCs/>
          <w:highlight w:val="yellow"/>
        </w:rPr>
      </w:pPr>
      <w:r w:rsidRPr="001F6849">
        <w:rPr>
          <w:b w:val="0"/>
          <w:bCs/>
          <w:highlight w:val="yellow"/>
        </w:rPr>
        <w:t>Exit XR</w:t>
      </w:r>
    </w:p>
    <w:p w14:paraId="421434DE" w14:textId="77777777" w:rsidR="00571A2A" w:rsidRPr="001F6849" w:rsidRDefault="00571A2A" w:rsidP="00571A2A">
      <w:pPr>
        <w:pStyle w:val="Malnadpis"/>
        <w:rPr>
          <w:ins w:id="112" w:author="Jan Horák" w:date="2023-06-15T11:57:00Z"/>
          <w:b w:val="0"/>
          <w:bCs/>
          <w:highlight w:val="yellow"/>
        </w:rPr>
      </w:pPr>
    </w:p>
    <w:p w14:paraId="12BAB988" w14:textId="0ACBD3F3" w:rsidR="00571A2A" w:rsidRPr="001F6849" w:rsidRDefault="00571A2A" w:rsidP="00571A2A">
      <w:pPr>
        <w:pStyle w:val="Malnadpis"/>
        <w:rPr>
          <w:ins w:id="113" w:author="Jan Horák" w:date="2023-06-15T11:58:00Z"/>
        </w:rPr>
      </w:pPr>
      <w:proofErr w:type="spellStart"/>
      <w:ins w:id="114" w:author="Jan Horák" w:date="2023-06-15T11:57:00Z">
        <w:r w:rsidRPr="007B3717">
          <w:t>WebGPU</w:t>
        </w:r>
      </w:ins>
      <w:proofErr w:type="spellEnd"/>
      <w:r w:rsidR="007B3717" w:rsidRPr="007B3717">
        <w:t xml:space="preserve"> API</w:t>
      </w:r>
    </w:p>
    <w:p w14:paraId="69B3B275" w14:textId="00A8B77C" w:rsidR="00571A2A" w:rsidRPr="00DB26F1" w:rsidRDefault="00DA3AC7" w:rsidP="00DB26F1">
      <w:pPr>
        <w:rPr>
          <w:bCs/>
          <w:rPrChange w:id="115" w:author="Jan Horák" w:date="2023-06-15T11:58:00Z">
            <w:rPr>
              <w:b/>
              <w:bCs/>
              <w:highlight w:val="yellow"/>
            </w:rPr>
          </w:rPrChange>
        </w:rPr>
      </w:pPr>
      <w:proofErr w:type="spellStart"/>
      <w:r w:rsidRPr="00DA3AC7">
        <w:rPr>
          <w:bCs/>
        </w:rPr>
        <w:t>WebGPU</w:t>
      </w:r>
      <w:proofErr w:type="spellEnd"/>
      <w:r w:rsidRPr="00DA3AC7">
        <w:rPr>
          <w:bCs/>
        </w:rPr>
        <w:t xml:space="preserve"> je dalším krokem v evoluci webových grafických API</w:t>
      </w:r>
      <w:r w:rsidR="00DB26F1">
        <w:rPr>
          <w:bCs/>
        </w:rPr>
        <w:t xml:space="preserve">, tedy zamýšleným následníkem </w:t>
      </w:r>
      <w:proofErr w:type="spellStart"/>
      <w:r w:rsidR="00DB26F1">
        <w:rPr>
          <w:bCs/>
        </w:rPr>
        <w:t>WebGL</w:t>
      </w:r>
      <w:proofErr w:type="spellEnd"/>
      <w:r w:rsidRPr="00DA3AC7">
        <w:rPr>
          <w:bCs/>
        </w:rPr>
        <w:t xml:space="preserve">. Jedná se o experimentální aplikační rozhraní, které umožňuje vysoko výkonnostní 3D a 2D vykreslování na webu. </w:t>
      </w:r>
      <w:proofErr w:type="spellStart"/>
      <w:r w:rsidRPr="00DA3AC7">
        <w:rPr>
          <w:bCs/>
        </w:rPr>
        <w:t>WebGPU</w:t>
      </w:r>
      <w:proofErr w:type="spellEnd"/>
      <w:r w:rsidRPr="00DA3AC7">
        <w:rPr>
          <w:bCs/>
        </w:rPr>
        <w:t xml:space="preserve"> je </w:t>
      </w:r>
      <w:proofErr w:type="spellStart"/>
      <w:r w:rsidRPr="00DA3AC7">
        <w:rPr>
          <w:bCs/>
        </w:rPr>
        <w:t>nízkoúrovňové</w:t>
      </w:r>
      <w:proofErr w:type="spellEnd"/>
      <w:r w:rsidRPr="00DA3AC7">
        <w:rPr>
          <w:bCs/>
        </w:rPr>
        <w:t xml:space="preserve"> API, které poskytuje programátorům přímý přístup k hardwarové akceleraci na grafických kartách</w:t>
      </w:r>
      <w:r>
        <w:rPr>
          <w:bCs/>
        </w:rPr>
        <w:t xml:space="preserve">. Rozdílné od </w:t>
      </w:r>
      <w:proofErr w:type="spellStart"/>
      <w:r>
        <w:rPr>
          <w:bCs/>
        </w:rPr>
        <w:t>WebGL</w:t>
      </w:r>
      <w:proofErr w:type="spellEnd"/>
      <w:r>
        <w:rPr>
          <w:bCs/>
        </w:rPr>
        <w:t xml:space="preserve">, které pro přístup k GPU využívá </w:t>
      </w:r>
      <w:proofErr w:type="spellStart"/>
      <w:r>
        <w:rPr>
          <w:bCs/>
        </w:rPr>
        <w:t>OpenGL</w:t>
      </w:r>
      <w:proofErr w:type="spellEnd"/>
      <w:r>
        <w:rPr>
          <w:bCs/>
        </w:rPr>
        <w:t xml:space="preserve"> ES </w:t>
      </w:r>
      <w:proofErr w:type="spellStart"/>
      <w:r>
        <w:rPr>
          <w:bCs/>
        </w:rPr>
        <w:t>APIs</w:t>
      </w:r>
      <w:proofErr w:type="spellEnd"/>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(Introducing WebGPU 2023)</w:t>
      </w:r>
      <w:r w:rsidR="00C840A2">
        <w:rPr>
          <w:bCs/>
        </w:rPr>
        <w:fldChar w:fldCharType="end"/>
      </w:r>
      <w:r w:rsidR="00DB26F1">
        <w:rPr>
          <w:bCs/>
        </w:rPr>
        <w:t xml:space="preserve">. </w:t>
      </w:r>
      <w:r w:rsidR="00C840A2">
        <w:rPr>
          <w:bCs/>
        </w:rPr>
        <w:t xml:space="preserve">Jedná se o technologii ve vývoji, tudíž podpora mezi prohlížeči je velice omezená. Momentálně je </w:t>
      </w:r>
      <w:proofErr w:type="spellStart"/>
      <w:r w:rsidR="00C840A2">
        <w:rPr>
          <w:bCs/>
        </w:rPr>
        <w:t>WebGPU</w:t>
      </w:r>
      <w:proofErr w:type="spellEnd"/>
      <w:r w:rsidR="00C840A2">
        <w:rPr>
          <w:bCs/>
        </w:rPr>
        <w:t xml:space="preserve"> podporováno jen v nových verzích Chrome, </w:t>
      </w:r>
      <w:proofErr w:type="spellStart"/>
      <w:r w:rsidR="00C840A2">
        <w:rPr>
          <w:bCs/>
        </w:rPr>
        <w:t>Edge</w:t>
      </w:r>
      <w:proofErr w:type="spellEnd"/>
      <w:r w:rsidR="00C840A2">
        <w:rPr>
          <w:bCs/>
        </w:rPr>
        <w:t xml:space="preserv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(Can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4F1596D6" w14:textId="325B95B3" w:rsidR="00B015AD" w:rsidRPr="001F6849" w:rsidRDefault="00711D65" w:rsidP="00583202">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DB26F1">
        <w:t xml:space="preserve"> Podpora </w:t>
      </w:r>
      <w:proofErr w:type="spellStart"/>
      <w:r w:rsidR="00DB26F1">
        <w:t>WebXR</w:t>
      </w:r>
      <w:proofErr w:type="spellEnd"/>
      <w:r w:rsidR="00DB26F1">
        <w:t xml:space="preserve"> není tak rozšířená, tudíž přehled je zobrazen v </w:t>
      </w:r>
      <w:proofErr w:type="spellStart"/>
      <w:r w:rsidR="00DB26F1" w:rsidRPr="00DB26F1">
        <w:rPr>
          <w:highlight w:val="yellow"/>
        </w:rPr>
        <w:t>Tab.X</w:t>
      </w:r>
      <w:proofErr w:type="spellEnd"/>
      <w:r w:rsidR="00DB26F1">
        <w:t>.</w:t>
      </w:r>
    </w:p>
    <w:p w14:paraId="391B30B8" w14:textId="77777777" w:rsidR="00B015AD" w:rsidRPr="001F6849" w:rsidRDefault="00B015AD" w:rsidP="00B015AD">
      <w:pPr>
        <w:pStyle w:val="Normlnprvnodsazen"/>
      </w:pPr>
      <w:r w:rsidRPr="001F6849">
        <w:br w:type="page"/>
      </w:r>
    </w:p>
    <w:p w14:paraId="4D1EE5F4" w14:textId="3AED275E" w:rsidR="00A400E8" w:rsidRPr="001F6849" w:rsidRDefault="00A400E8">
      <w:pPr>
        <w:pStyle w:val="Caption"/>
        <w:pPrChange w:id="116" w:author="Lukáš Herman" w:date="2023-02-06T14:26:00Z">
          <w:pPr>
            <w:pStyle w:val="Caption"/>
            <w:keepNext/>
          </w:pPr>
        </w:pPrChange>
      </w:pPr>
      <w:r w:rsidRPr="001F6849">
        <w:lastRenderedPageBreak/>
        <w:t xml:space="preserve">Tab. </w:t>
      </w:r>
      <w:r w:rsidRPr="001F6849">
        <w:fldChar w:fldCharType="begin"/>
      </w:r>
      <w:r w:rsidRPr="001F6849">
        <w:instrText xml:space="preserve"> SEQ Tab. \* ARABIC </w:instrText>
      </w:r>
      <w:r w:rsidRPr="001F6849">
        <w:fldChar w:fldCharType="separate"/>
      </w:r>
      <w:r w:rsidR="00B972DB">
        <w:rPr>
          <w:noProof/>
        </w:rPr>
        <w:t>2</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(StatCounter 2023; Meta 2023; W3C 2023; Can I Use 2023c; Igalia SL 2023)</w:t>
      </w:r>
      <w:r w:rsidRPr="001F6849">
        <w:fldChar w:fldCharType="end"/>
      </w:r>
      <w:r w:rsidRPr="001F6849">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1693ECBA" w14:textId="77777777" w:rsidR="00A400E8" w:rsidRPr="001F6849" w:rsidRDefault="00A400E8" w:rsidP="00A400E8">
      <w:pPr>
        <w:pStyle w:val="Normlnprvnodsazen"/>
        <w:ind w:firstLine="0"/>
        <w:rPr>
          <w:lang w:eastAsia="en-US"/>
        </w:rPr>
      </w:pPr>
    </w:p>
    <w:p w14:paraId="4B5929D4" w14:textId="03DA85E9" w:rsidR="006C32DE" w:rsidRPr="001F6849" w:rsidRDefault="007F7BCF" w:rsidP="006C32DE">
      <w:pPr>
        <w:pStyle w:val="Heading3"/>
      </w:pPr>
      <w:r w:rsidRPr="001F6849">
        <w:t>Frameworky</w:t>
      </w:r>
      <w:r w:rsidR="005C57E5" w:rsidRPr="001F6849">
        <w:t xml:space="preserve">, </w:t>
      </w:r>
      <w:r w:rsidRPr="001F6849">
        <w:t>knihovny</w:t>
      </w:r>
      <w:r w:rsidR="005C57E5" w:rsidRPr="001F6849">
        <w:t xml:space="preserve"> a </w:t>
      </w:r>
      <w:proofErr w:type="spellStart"/>
      <w:r w:rsidR="005C57E5" w:rsidRPr="001F6849">
        <w:t>enginy</w:t>
      </w:r>
      <w:proofErr w:type="spellEnd"/>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lastRenderedPageBreak/>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09346D1B" w14:textId="2BC8559C" w:rsidR="00AB34FC" w:rsidRPr="001F6849" w:rsidRDefault="00AB34FC" w:rsidP="00AB34FC">
      <w:r w:rsidRPr="001F6849">
        <w:rPr>
          <w:b/>
          <w:bCs/>
        </w:rPr>
        <w:t>Prototyp Petrov:</w:t>
      </w:r>
      <w:r w:rsidRPr="001F6849">
        <w:t xml:space="preserve"> </w:t>
      </w:r>
      <w:hyperlink r:id="rId34" w:history="1">
        <w:r w:rsidRPr="001F6849">
          <w:rPr>
            <w:rStyle w:val="Hyperlink"/>
          </w:rPr>
          <w:t>https://pepper-puzzled-quince.glitch.me/</w:t>
        </w:r>
      </w:hyperlink>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Unity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r w:rsidR="0083134F" w:rsidRPr="001F6849">
        <w:t>3D</w:t>
      </w:r>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snaží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přeloží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5"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vytváří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6"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37"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3D 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38"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39"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0"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2FA962A7" w14:textId="56087CC4" w:rsidR="005C57E5" w:rsidRPr="001F6849" w:rsidRDefault="005C57E5" w:rsidP="007F7BCF">
      <w:pPr>
        <w:pStyle w:val="Normlnprvnodsazen"/>
        <w:ind w:firstLine="0"/>
        <w:rPr>
          <w:b/>
          <w:bCs/>
          <w:lang w:eastAsia="en-US"/>
        </w:rPr>
      </w:pPr>
      <w:proofErr w:type="spellStart"/>
      <w:r w:rsidRPr="001F6849">
        <w:rPr>
          <w:b/>
          <w:bCs/>
          <w:lang w:eastAsia="en-US"/>
        </w:rPr>
        <w:t>MetaVRse</w:t>
      </w:r>
      <w:proofErr w:type="spellEnd"/>
    </w:p>
    <w:p w14:paraId="1EA7450B" w14:textId="55721418" w:rsidR="00726386" w:rsidRPr="001F6849" w:rsidRDefault="00726386" w:rsidP="007F7BCF">
      <w:pPr>
        <w:pStyle w:val="Normlnprvnodsazen"/>
        <w:ind w:firstLine="0"/>
        <w:rPr>
          <w:b/>
          <w:bCs/>
          <w:lang w:eastAsia="en-US"/>
        </w:rPr>
      </w:pPr>
      <w:proofErr w:type="spellStart"/>
      <w:r w:rsidRPr="001F6849">
        <w:rPr>
          <w:b/>
          <w:bCs/>
          <w:lang w:eastAsia="en-US"/>
        </w:rPr>
        <w:t>Glitch</w:t>
      </w:r>
      <w:proofErr w:type="spellEnd"/>
    </w:p>
    <w:p w14:paraId="20D7CC78" w14:textId="2C3714D2" w:rsidR="00BA2735" w:rsidRPr="001F6849" w:rsidRDefault="00F60F19" w:rsidP="007F7BCF">
      <w:pPr>
        <w:pStyle w:val="Normlnprvnodsazen"/>
        <w:ind w:firstLine="0"/>
        <w:rPr>
          <w:b/>
          <w:bCs/>
          <w:lang w:eastAsia="en-US"/>
        </w:rPr>
      </w:pPr>
      <w:proofErr w:type="spellStart"/>
      <w:r w:rsidRPr="001F6849">
        <w:rPr>
          <w:b/>
          <w:bCs/>
          <w:lang w:eastAsia="en-US"/>
        </w:rPr>
        <w:t>Vectary</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Default="004C6D06" w:rsidP="007F7BCF">
      <w:pPr>
        <w:pStyle w:val="Normlnprvnodsazen"/>
        <w:ind w:firstLine="0"/>
        <w:rPr>
          <w:b/>
          <w:bCs/>
          <w:lang w:eastAsia="en-US"/>
        </w:rPr>
      </w:pPr>
      <w:proofErr w:type="spellStart"/>
      <w:r w:rsidRPr="001F6849">
        <w:rPr>
          <w:b/>
          <w:bCs/>
          <w:lang w:eastAsia="en-US"/>
        </w:rPr>
        <w:t>Spoke</w:t>
      </w:r>
      <w:proofErr w:type="spellEnd"/>
    </w:p>
    <w:p w14:paraId="5015213B" w14:textId="3C108808" w:rsidR="004C7EDF" w:rsidRPr="001F6849" w:rsidRDefault="004C7EDF" w:rsidP="007F7BCF">
      <w:pPr>
        <w:pStyle w:val="Normlnprvnodsazen"/>
        <w:ind w:firstLine="0"/>
        <w:rPr>
          <w:b/>
          <w:bCs/>
          <w:lang w:eastAsia="en-US"/>
        </w:rPr>
      </w:pPr>
      <w:r>
        <w:rPr>
          <w:b/>
          <w:bCs/>
          <w:lang w:eastAsia="en-US"/>
        </w:rPr>
        <w:t>Construct3</w:t>
      </w:r>
    </w:p>
    <w:p w14:paraId="765ABA60" w14:textId="06580D60" w:rsidR="00BC3D00" w:rsidRPr="001F6849" w:rsidRDefault="00BC3D00" w:rsidP="00BC3D00">
      <w:pPr>
        <w:pStyle w:val="Heading2"/>
        <w:rPr>
          <w:lang w:val="cs-CZ"/>
        </w:rPr>
      </w:pPr>
      <w:r w:rsidRPr="001F6849">
        <w:rPr>
          <w:lang w:val="cs-CZ"/>
        </w:rPr>
        <w:t>Praktické porovnání vybraných technologií</w:t>
      </w:r>
    </w:p>
    <w:p w14:paraId="27E469C4" w14:textId="7FC7B8D4" w:rsidR="00A12CA3" w:rsidRPr="001F6849" w:rsidRDefault="00A12CA3" w:rsidP="00A12CA3">
      <w:pPr>
        <w:rPr>
          <w:lang w:eastAsia="cs-CZ"/>
        </w:rPr>
      </w:pPr>
      <w:r w:rsidRPr="001F6849">
        <w:rPr>
          <w:highlight w:val="yellow"/>
          <w:lang w:eastAsia="cs-CZ"/>
        </w:rPr>
        <w:t xml:space="preserve">#todo rozdělit požadavky na aplikaci a na výběr technologie – aplikace je </w:t>
      </w:r>
      <w:proofErr w:type="spellStart"/>
      <w:r w:rsidRPr="001F6849">
        <w:rPr>
          <w:highlight w:val="yellow"/>
          <w:lang w:eastAsia="cs-CZ"/>
        </w:rPr>
        <w:t>subset</w:t>
      </w:r>
      <w:proofErr w:type="spellEnd"/>
      <w:r w:rsidRPr="001F6849">
        <w:rPr>
          <w:highlight w:val="yellow"/>
          <w:lang w:eastAsia="cs-CZ"/>
        </w:rPr>
        <w:t xml:space="preserve"> požadavků technologie ??? nějak to pak propojit, JE V TOM BORDEL!!</w:t>
      </w:r>
    </w:p>
    <w:p w14:paraId="184A6E52" w14:textId="584507E9" w:rsidR="00253096" w:rsidRPr="001F6849" w:rsidRDefault="00BC3D00" w:rsidP="00BC3D00">
      <w:pPr>
        <w:pStyle w:val="Heading1"/>
        <w:rPr>
          <w:lang w:val="cs-CZ"/>
        </w:rPr>
      </w:pPr>
      <w:r w:rsidRPr="001F6849">
        <w:rPr>
          <w:lang w:val="cs-CZ"/>
        </w:rPr>
        <w:lastRenderedPageBreak/>
        <w:t>Návrh a implementace vlastní aplikace</w:t>
      </w: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7428A49" w14:textId="02379515" w:rsidR="00B91039" w:rsidRPr="001F6849" w:rsidRDefault="00B91039" w:rsidP="00B91039">
      <w:r>
        <w:t>Pomocí této metody je možné konkretizovat obecně zvolené požadavky při výběru technologie na konkrétní aplikaci.</w:t>
      </w: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Zobrazení geografických dat 3D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99%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Lite - </w:t>
      </w:r>
      <w:proofErr w:type="spellStart"/>
      <w:r w:rsidR="00340495" w:rsidRPr="001F6849">
        <w:t>Retrak</w:t>
      </w:r>
      <w:proofErr w:type="spell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r w:rsidRPr="001F6849">
        <w:rPr>
          <w:lang w:eastAsia="cs-CZ"/>
        </w:rPr>
        <w:t>Vive</w:t>
      </w:r>
      <w:proofErr w:type="spellEnd"/>
      <w:r w:rsidR="004C6D06" w:rsidRPr="001F6849">
        <w:rPr>
          <w:lang w:eastAsia="cs-CZ"/>
        </w:rPr>
        <w:t xml:space="preserve"> - škola</w:t>
      </w:r>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(Coltekin, Reichenbacher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30B48470" w:rsidR="00054069" w:rsidRPr="001F6849" w:rsidRDefault="00054069" w:rsidP="00054069">
      <w:pPr>
        <w:pStyle w:val="Normlnprvnodsazen"/>
        <w:ind w:firstLine="0"/>
      </w:pPr>
      <w:r w:rsidRPr="001F6849">
        <w:fldChar w:fldCharType="begin"/>
      </w:r>
      <w:r w:rsidR="001B4DD5">
        <w:instrText xml:space="preserve"> ADDIN ZOTERO_ITEM CSL_CITATION {"citationID":"cYRPxs8U","properties":{"formattedCitation":"(Coltekin et al. 2020)","plainCitation":"(Coltekin et al. 2020)","noteIndex":0},"citationItems":[{"id":"pp3J8rnX/7ef1xh4H","uris":["http://zotero.org/groups/4599106/items/F54Y7ICM"],"itemData":{"id":1274,"type":"article-journal","abstract":"This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r w:rsidRPr="001F6849">
        <w:rPr>
          <w:lang w:val="cs-CZ"/>
        </w:rPr>
        <w:lastRenderedPageBreak/>
        <w:t>DISKUZE</w:t>
      </w:r>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1"/>
          <w:footerReference w:type="default" r:id="rId42"/>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3"/>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38" w:author="Lukáš Herman" w:date="2023-02-06T11:38:00Z" w:initials="LH">
    <w:p w14:paraId="7BD7B583" w14:textId="5CDCAD7D" w:rsidR="00FB781A" w:rsidRDefault="00FB781A" w:rsidP="008D3609">
      <w:pPr>
        <w:pStyle w:val="CommentText"/>
        <w:jc w:val="left"/>
      </w:pPr>
      <w:r>
        <w:rPr>
          <w:rStyle w:val="CommentReference"/>
        </w:rPr>
        <w:annotationRef/>
      </w:r>
      <w:r>
        <w:t xml:space="preserve">Asi někde by se mělo objevit zmínka o tom že pod termín VR se za zařadit zobrazení s různou mírou vnoření - existuje spojení "immersive VR", "deskop VR" apod. </w:t>
      </w:r>
    </w:p>
  </w:comment>
  <w:comment w:id="39" w:author="Jan Horák" w:date="2023-06-15T11:47:00Z" w:initials="JH">
    <w:p w14:paraId="7420D82B" w14:textId="77777777" w:rsidR="00713779" w:rsidRDefault="00BC59E7" w:rsidP="006D7793">
      <w:pPr>
        <w:pStyle w:val="CommentText"/>
        <w:jc w:val="left"/>
      </w:pPr>
      <w:r>
        <w:rPr>
          <w:rStyle w:val="CommentReference"/>
        </w:rPr>
        <w:annotationRef/>
      </w:r>
      <w:r w:rsidR="00713779">
        <w:t>Vysvětleno - vysvětlení převzato z DP Ondry Kvardy a tam odzdrojovaných publikací, Imerzivní VR tedy virutální prostředí v HMD pak dále odkázáno na hardware dělení</w:t>
      </w:r>
    </w:p>
  </w:comment>
  <w:comment w:id="62"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69"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70" w:author="Jan Horák" w:date="2023-08-30T09:26:00Z" w:initials="JH">
    <w:p w14:paraId="30665213" w14:textId="77777777" w:rsidR="00080800" w:rsidRDefault="00080800" w:rsidP="00A12E6C">
      <w:pPr>
        <w:pStyle w:val="CommentText"/>
        <w:jc w:val="left"/>
      </w:pPr>
      <w:r>
        <w:rPr>
          <w:rStyle w:val="CommentReference"/>
        </w:rPr>
        <w:annotationRef/>
      </w:r>
      <w:r>
        <w:t>Předěláno do češtiny a stejného stylu - vysvětleno vůči dělení vr podle imerze.</w:t>
      </w:r>
    </w:p>
  </w:comment>
  <w:comment w:id="82" w:author="Lukáš Herman" w:date="2023-02-06T11:41:00Z" w:initials="LH">
    <w:p w14:paraId="4DC9E076" w14:textId="3B6764AE"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3"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4"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5"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07" w:author="Lukáš Herman" w:date="2023-02-10T18:49:00Z" w:initials="LH">
    <w:p w14:paraId="08AC2491" w14:textId="66049975" w:rsidR="0045773E" w:rsidRDefault="0045773E" w:rsidP="00B85257">
      <w:pPr>
        <w:pStyle w:val="CommentText"/>
        <w:jc w:val="left"/>
      </w:pPr>
      <w:r>
        <w:rPr>
          <w:rStyle w:val="CommentReference"/>
        </w:rPr>
        <w:annotationRef/>
      </w:r>
      <w:r>
        <w:t>Raději: geoprostorové lokalizace</w:t>
      </w:r>
    </w:p>
  </w:comment>
  <w:comment w:id="108"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09"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BD7B583" w15:done="1"/>
  <w15:commentEx w15:paraId="7420D82B" w15:paraIdParent="7BD7B583" w15:done="1"/>
  <w15:commentEx w15:paraId="721F5673" w15:done="1"/>
  <w15:commentEx w15:paraId="4C1A2B38" w15:done="1"/>
  <w15:commentEx w15:paraId="30665213" w15:paraIdParent="4C1A2B38" w15:done="1"/>
  <w15:commentEx w15:paraId="4DC9E076" w15:done="1"/>
  <w15:commentEx w15:paraId="3D25BD96" w15:paraIdParent="4DC9E076" w15:done="1"/>
  <w15:commentEx w15:paraId="2EC5CC8B" w15:done="1"/>
  <w15:commentEx w15:paraId="7EF97B5D" w15:paraIdParent="2EC5CC8B" w15:done="1"/>
  <w15:commentEx w15:paraId="08AC2491" w15:done="1"/>
  <w15:commentEx w15:paraId="0B6E7A42" w15:done="1"/>
  <w15:commentEx w15:paraId="0FA6E49C" w15:paraIdParent="0B6E7A4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53C" w16cex:dateUtc="2023-02-06T10:38:00Z"/>
  <w16cex:commentExtensible w16cex:durableId="283578EA" w16cex:dateUtc="2023-06-15T09:47:00Z"/>
  <w16cex:commentExtensible w16cex:durableId="278B6468" w16cex:dateUtc="2023-02-06T10:35:00Z"/>
  <w16cex:commentExtensible w16cex:durableId="278B658B" w16cex:dateUtc="2023-02-06T10:39:00Z"/>
  <w16cex:commentExtensible w16cex:durableId="289989AA" w16cex:dateUtc="2023-08-30T07:26: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37" w16cex:dateUtc="2023-02-10T17:49:00Z"/>
  <w16cex:commentExtensible w16cex:durableId="27911000" w16cex:dateUtc="2023-02-10T17:48:00Z"/>
  <w16cex:commentExtensible w16cex:durableId="2835D437" w16cex:dateUtc="2023-06-15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BD7B583" w16cid:durableId="278B653C"/>
  <w16cid:commentId w16cid:paraId="7420D82B" w16cid:durableId="283578EA"/>
  <w16cid:commentId w16cid:paraId="721F5673" w16cid:durableId="278B6468"/>
  <w16cid:commentId w16cid:paraId="4C1A2B38" w16cid:durableId="278B658B"/>
  <w16cid:commentId w16cid:paraId="30665213" w16cid:durableId="289989AA"/>
  <w16cid:commentId w16cid:paraId="4DC9E076" w16cid:durableId="278B65ED"/>
  <w16cid:commentId w16cid:paraId="3D25BD96" w16cid:durableId="289896F8"/>
  <w16cid:commentId w16cid:paraId="2EC5CC8B" w16cid:durableId="278B664F"/>
  <w16cid:commentId w16cid:paraId="7EF97B5D" w16cid:durableId="2835D0E6"/>
  <w16cid:commentId w16cid:paraId="08AC2491" w16cid:durableId="27911037"/>
  <w16cid:commentId w16cid:paraId="0B6E7A42" w16cid:durableId="27911000"/>
  <w16cid:commentId w16cid:paraId="0FA6E49C" w16cid:durableId="2835D4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91D4E" w14:textId="77777777" w:rsidR="00FF357F" w:rsidRDefault="00FF357F" w:rsidP="0057088F">
      <w:pPr>
        <w:spacing w:after="0" w:line="240" w:lineRule="auto"/>
      </w:pPr>
      <w:r>
        <w:separator/>
      </w:r>
    </w:p>
  </w:endnote>
  <w:endnote w:type="continuationSeparator" w:id="0">
    <w:p w14:paraId="7833D366" w14:textId="77777777" w:rsidR="00FF357F" w:rsidRDefault="00FF357F"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51346" w14:textId="77777777" w:rsidR="00FF357F" w:rsidRDefault="00FF357F" w:rsidP="0057088F">
      <w:pPr>
        <w:spacing w:after="0" w:line="240" w:lineRule="auto"/>
      </w:pPr>
      <w:r>
        <w:separator/>
      </w:r>
    </w:p>
  </w:footnote>
  <w:footnote w:type="continuationSeparator" w:id="0">
    <w:p w14:paraId="60D4D60D" w14:textId="77777777" w:rsidR="00FF357F" w:rsidRDefault="00FF357F"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2">
    <w:p w14:paraId="599CE642" w14:textId="77777777" w:rsidR="00D415EF" w:rsidRDefault="00D415EF" w:rsidP="00D415EF">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34E5D"/>
    <w:multiLevelType w:val="hybridMultilevel"/>
    <w:tmpl w:val="9D36A194"/>
    <w:lvl w:ilvl="0" w:tplc="04090001">
      <w:start w:val="1"/>
      <w:numFmt w:val="bullet"/>
      <w:lvlText w:val=""/>
      <w:lvlJc w:val="left"/>
      <w:pPr>
        <w:ind w:left="717" w:hanging="360"/>
      </w:pPr>
      <w:rPr>
        <w:rFonts w:ascii="Symbol" w:hAnsi="Symbol"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1"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00CE7"/>
    <w:multiLevelType w:val="hybridMultilevel"/>
    <w:tmpl w:val="7C0C77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7" w15:restartNumberingAfterBreak="0">
    <w:nsid w:val="5CF036AD"/>
    <w:multiLevelType w:val="hybridMultilevel"/>
    <w:tmpl w:val="01D225CA"/>
    <w:lvl w:ilvl="0" w:tplc="0409000F">
      <w:start w:val="1"/>
      <w:numFmt w:val="decimal"/>
      <w:lvlText w:val="%1."/>
      <w:lvlJc w:val="left"/>
      <w:pPr>
        <w:ind w:left="717" w:hanging="360"/>
      </w:pPr>
      <w:rPr>
        <w:rFonts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8"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9"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2"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1"/>
  </w:num>
  <w:num w:numId="3" w16cid:durableId="1170680267">
    <w:abstractNumId w:val="9"/>
  </w:num>
  <w:num w:numId="4" w16cid:durableId="1796368114">
    <w:abstractNumId w:val="14"/>
  </w:num>
  <w:num w:numId="5" w16cid:durableId="300885919">
    <w:abstractNumId w:val="21"/>
  </w:num>
  <w:num w:numId="6" w16cid:durableId="521938209">
    <w:abstractNumId w:val="31"/>
  </w:num>
  <w:num w:numId="7" w16cid:durableId="619992562">
    <w:abstractNumId w:val="15"/>
  </w:num>
  <w:num w:numId="8" w16cid:durableId="208229350">
    <w:abstractNumId w:val="6"/>
  </w:num>
  <w:num w:numId="9" w16cid:durableId="2076317703">
    <w:abstractNumId w:val="10"/>
  </w:num>
  <w:num w:numId="10" w16cid:durableId="802234337">
    <w:abstractNumId w:val="19"/>
  </w:num>
  <w:num w:numId="11" w16cid:durableId="385684583">
    <w:abstractNumId w:val="13"/>
  </w:num>
  <w:num w:numId="12" w16cid:durableId="65956355">
    <w:abstractNumId w:val="28"/>
  </w:num>
  <w:num w:numId="13" w16cid:durableId="354035738">
    <w:abstractNumId w:val="32"/>
  </w:num>
  <w:num w:numId="14" w16cid:durableId="395475347">
    <w:abstractNumId w:val="1"/>
  </w:num>
  <w:num w:numId="15" w16cid:durableId="1336884254">
    <w:abstractNumId w:val="18"/>
  </w:num>
  <w:num w:numId="16" w16cid:durableId="757364363">
    <w:abstractNumId w:val="24"/>
  </w:num>
  <w:num w:numId="17" w16cid:durableId="2033720445">
    <w:abstractNumId w:val="33"/>
  </w:num>
  <w:num w:numId="18" w16cid:durableId="837696955">
    <w:abstractNumId w:val="29"/>
  </w:num>
  <w:num w:numId="19" w16cid:durableId="414474922">
    <w:abstractNumId w:val="17"/>
  </w:num>
  <w:num w:numId="20" w16cid:durableId="2059282820">
    <w:abstractNumId w:val="7"/>
  </w:num>
  <w:num w:numId="21" w16cid:durableId="1490631062">
    <w:abstractNumId w:val="16"/>
  </w:num>
  <w:num w:numId="22" w16cid:durableId="1901403376">
    <w:abstractNumId w:val="2"/>
  </w:num>
  <w:num w:numId="23" w16cid:durableId="901527545">
    <w:abstractNumId w:val="26"/>
  </w:num>
  <w:num w:numId="24" w16cid:durableId="13649980">
    <w:abstractNumId w:val="5"/>
  </w:num>
  <w:num w:numId="25" w16cid:durableId="1364744581">
    <w:abstractNumId w:val="8"/>
  </w:num>
  <w:num w:numId="26" w16cid:durableId="1671255231">
    <w:abstractNumId w:val="23"/>
  </w:num>
  <w:num w:numId="27" w16cid:durableId="1198667109">
    <w:abstractNumId w:val="30"/>
  </w:num>
  <w:num w:numId="28" w16cid:durableId="619802950">
    <w:abstractNumId w:val="3"/>
  </w:num>
  <w:num w:numId="29" w16cid:durableId="367877274">
    <w:abstractNumId w:val="22"/>
  </w:num>
  <w:num w:numId="30" w16cid:durableId="802776096">
    <w:abstractNumId w:val="4"/>
  </w:num>
  <w:num w:numId="31" w16cid:durableId="742023868">
    <w:abstractNumId w:val="12"/>
  </w:num>
  <w:num w:numId="32" w16cid:durableId="404689245">
    <w:abstractNumId w:val="25"/>
  </w:num>
  <w:num w:numId="33" w16cid:durableId="1361203164">
    <w:abstractNumId w:val="27"/>
  </w:num>
  <w:num w:numId="34" w16cid:durableId="2136636456">
    <w:abstractNumId w:val="2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2B"/>
    <w:rsid w:val="000274C7"/>
    <w:rsid w:val="0003071A"/>
    <w:rsid w:val="00031CEC"/>
    <w:rsid w:val="000324BC"/>
    <w:rsid w:val="000328E3"/>
    <w:rsid w:val="00032D40"/>
    <w:rsid w:val="00032EC9"/>
    <w:rsid w:val="000346E5"/>
    <w:rsid w:val="00034FB6"/>
    <w:rsid w:val="00035264"/>
    <w:rsid w:val="0003561B"/>
    <w:rsid w:val="00035E2E"/>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800"/>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1A14"/>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52D1"/>
    <w:rsid w:val="00196693"/>
    <w:rsid w:val="00196703"/>
    <w:rsid w:val="001975B0"/>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84B"/>
    <w:rsid w:val="001A7AF8"/>
    <w:rsid w:val="001B0814"/>
    <w:rsid w:val="001B0B21"/>
    <w:rsid w:val="001B259B"/>
    <w:rsid w:val="001B3FC7"/>
    <w:rsid w:val="001B42F1"/>
    <w:rsid w:val="001B4B34"/>
    <w:rsid w:val="001B4D94"/>
    <w:rsid w:val="001B4DD5"/>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2457"/>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CF8"/>
    <w:rsid w:val="002476E8"/>
    <w:rsid w:val="00247F6B"/>
    <w:rsid w:val="00250A0B"/>
    <w:rsid w:val="00250EEF"/>
    <w:rsid w:val="00251923"/>
    <w:rsid w:val="00251B96"/>
    <w:rsid w:val="00252747"/>
    <w:rsid w:val="00253096"/>
    <w:rsid w:val="00253E9C"/>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6E8E"/>
    <w:rsid w:val="0035771D"/>
    <w:rsid w:val="0036038A"/>
    <w:rsid w:val="00360AD3"/>
    <w:rsid w:val="00360AF5"/>
    <w:rsid w:val="00362BFB"/>
    <w:rsid w:val="00362C8A"/>
    <w:rsid w:val="003636E1"/>
    <w:rsid w:val="00363D7A"/>
    <w:rsid w:val="003643F2"/>
    <w:rsid w:val="003648BE"/>
    <w:rsid w:val="00364AD8"/>
    <w:rsid w:val="00364BC5"/>
    <w:rsid w:val="00364E73"/>
    <w:rsid w:val="00365067"/>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1D9A"/>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020"/>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088"/>
    <w:rsid w:val="0042562D"/>
    <w:rsid w:val="00426871"/>
    <w:rsid w:val="00426C6A"/>
    <w:rsid w:val="00426CD6"/>
    <w:rsid w:val="00426DB9"/>
    <w:rsid w:val="0042720A"/>
    <w:rsid w:val="004278FB"/>
    <w:rsid w:val="00427DE2"/>
    <w:rsid w:val="004301E4"/>
    <w:rsid w:val="004309EE"/>
    <w:rsid w:val="004314A9"/>
    <w:rsid w:val="00432DBC"/>
    <w:rsid w:val="00435378"/>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5E"/>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0EC7"/>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26CC"/>
    <w:rsid w:val="005A314E"/>
    <w:rsid w:val="005A5390"/>
    <w:rsid w:val="005A5B24"/>
    <w:rsid w:val="005A6A00"/>
    <w:rsid w:val="005A6A44"/>
    <w:rsid w:val="005B010C"/>
    <w:rsid w:val="005B0201"/>
    <w:rsid w:val="005B07C6"/>
    <w:rsid w:val="005B23C8"/>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4B5B"/>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A9C"/>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1FC"/>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6C16"/>
    <w:rsid w:val="00707469"/>
    <w:rsid w:val="00707B7C"/>
    <w:rsid w:val="00707E6F"/>
    <w:rsid w:val="00710976"/>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717"/>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5DF5"/>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B7F1D"/>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799"/>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678D"/>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AF2"/>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419"/>
    <w:rsid w:val="00B23505"/>
    <w:rsid w:val="00B23564"/>
    <w:rsid w:val="00B2460E"/>
    <w:rsid w:val="00B24ADE"/>
    <w:rsid w:val="00B24B01"/>
    <w:rsid w:val="00B25CC7"/>
    <w:rsid w:val="00B25D79"/>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099E"/>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4FDC"/>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1D1"/>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57BD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26F1"/>
    <w:rsid w:val="00DB32E8"/>
    <w:rsid w:val="00DB3E90"/>
    <w:rsid w:val="00DB42D9"/>
    <w:rsid w:val="00DB56E5"/>
    <w:rsid w:val="00DB6799"/>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55B1"/>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528"/>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2A0C"/>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3C5"/>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6CC"/>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7F"/>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p5xr.org" TargetMode="External"/><Relationship Id="rId21" Type="http://schemas.openxmlformats.org/officeDocument/2006/relationships/image" Target="media/image6.png"/><Relationship Id="rId34" Type="http://schemas.openxmlformats.org/officeDocument/2006/relationships/hyperlink" Target="https://pepper-puzzled-quince.glitch.me/"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ubs.mozilla.com/jkemrr4" TargetMode="External"/><Relationship Id="rId40" Type="http://schemas.openxmlformats.org/officeDocument/2006/relationships/hyperlink" Target="https://playcanvas.com/"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hubs.mozilla.com/bBJ9sxc?hub_invite_id=Lr9efka"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foam-jumpy-dianella.glitch.me"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svg"/><Relationship Id="rId38" Type="http://schemas.openxmlformats.org/officeDocument/2006/relationships/hyperlink" Target="https://modelviewer.dev/"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4.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48</Pages>
  <Words>44837</Words>
  <Characters>255576</Characters>
  <Application>Microsoft Office Word</Application>
  <DocSecurity>0</DocSecurity>
  <Lines>2129</Lines>
  <Paragraphs>599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299814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14</cp:revision>
  <cp:lastPrinted>2021-05-23T17:03:00Z</cp:lastPrinted>
  <dcterms:created xsi:type="dcterms:W3CDTF">2023-08-27T13:40:00Z</dcterms:created>
  <dcterms:modified xsi:type="dcterms:W3CDTF">2023-08-31T13:16:00Z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id="pp3J8rnX"/&gt;&lt;style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